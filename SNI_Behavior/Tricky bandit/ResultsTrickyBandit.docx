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DA61" w14:textId="270D4613" w:rsidR="003E1B2B" w:rsidRDefault="003E1B2B" w:rsidP="00551ECA">
      <w:pPr>
        <w:rPr>
          <w:ins w:id="0" w:author="meaghan creed" w:date="2025-08-09T17:32:00Z" w16du:dateUtc="2025-08-09T22:32:00Z"/>
          <w:rFonts w:ascii="Arial" w:hAnsi="Arial" w:cs="Arial"/>
        </w:rPr>
      </w:pPr>
      <w:ins w:id="1" w:author="meaghan creed" w:date="2025-08-09T17:32:00Z" w16du:dateUtc="2025-08-09T22:32:00Z">
        <w:r w:rsidRPr="003E1B2B">
          <w:rPr>
            <w:rFonts w:ascii="Arial" w:hAnsi="Arial" w:cs="Arial"/>
            <w:rPrChange w:id="2" w:author="meaghan creed" w:date="2025-08-09T17:32:00Z" w16du:dateUtc="2025-08-09T22:32:00Z">
              <w:rPr>
                <w:b/>
                <w:bCs/>
              </w:rPr>
            </w:rPrChange>
          </w:rPr>
          <w:t xml:space="preserve">Methods </w:t>
        </w:r>
      </w:ins>
      <w:ins w:id="3" w:author="meaghan creed" w:date="2025-08-10T15:31:00Z" w16du:dateUtc="2025-08-10T20:31:00Z">
        <w:r w:rsidR="00E7405F">
          <w:rPr>
            <w:rFonts w:ascii="Arial" w:hAnsi="Arial" w:cs="Arial"/>
          </w:rPr>
          <w:t xml:space="preserve">AND Results </w:t>
        </w:r>
      </w:ins>
      <w:ins w:id="4" w:author="meaghan creed" w:date="2025-08-09T17:32:00Z" w16du:dateUtc="2025-08-09T22:32:00Z">
        <w:r w:rsidRPr="003E1B2B">
          <w:rPr>
            <w:rFonts w:ascii="Arial" w:hAnsi="Arial" w:cs="Arial"/>
            <w:rPrChange w:id="5" w:author="meaghan creed" w:date="2025-08-09T17:32:00Z" w16du:dateUtc="2025-08-09T22:32:00Z">
              <w:rPr>
                <w:b/>
                <w:bCs/>
              </w:rPr>
            </w:rPrChange>
          </w:rPr>
          <w:t>Bandits:</w:t>
        </w:r>
      </w:ins>
    </w:p>
    <w:p w14:paraId="7E913B17" w14:textId="40F922E8" w:rsidR="00470CF5" w:rsidRDefault="001B6793" w:rsidP="00551ECA">
      <w:pPr>
        <w:rPr>
          <w:ins w:id="6" w:author="meaghan creed" w:date="2025-08-09T17:35:00Z" w16du:dateUtc="2025-08-09T22:35:00Z"/>
          <w:rFonts w:ascii="Arial" w:hAnsi="Arial" w:cs="Arial"/>
        </w:rPr>
      </w:pPr>
      <w:ins w:id="7" w:author="meaghan creed" w:date="2025-08-10T18:59:00Z" w16du:dateUtc="2025-08-10T23:59:00Z">
        <w:r>
          <w:rPr>
            <w:rFonts w:ascii="Arial" w:hAnsi="Arial" w:cs="Arial"/>
          </w:rPr>
          <w:t>80:20</w:t>
        </w:r>
      </w:ins>
      <w:ins w:id="8" w:author="meaghan creed" w:date="2025-08-09T17:34:00Z" w16du:dateUtc="2025-08-09T22:34:00Z">
        <w:r w:rsidR="00D95CA0">
          <w:rPr>
            <w:rFonts w:ascii="Arial" w:hAnsi="Arial" w:cs="Arial"/>
          </w:rPr>
          <w:t xml:space="preserve"> Bandit: </w:t>
        </w:r>
      </w:ins>
    </w:p>
    <w:p w14:paraId="333BF060" w14:textId="1D72EAC6" w:rsidR="003E1B2B" w:rsidRPr="003E1B2B" w:rsidRDefault="005E338B" w:rsidP="00551ECA">
      <w:pPr>
        <w:rPr>
          <w:ins w:id="9" w:author="meaghan creed" w:date="2025-08-09T17:32:00Z" w16du:dateUtc="2025-08-09T22:32:00Z"/>
          <w:rFonts w:ascii="Arial" w:hAnsi="Arial" w:cs="Arial"/>
          <w:rPrChange w:id="10" w:author="meaghan creed" w:date="2025-08-09T17:32:00Z" w16du:dateUtc="2025-08-09T22:32:00Z">
            <w:rPr>
              <w:ins w:id="11" w:author="meaghan creed" w:date="2025-08-09T17:32:00Z" w16du:dateUtc="2025-08-09T22:32:00Z"/>
              <w:b/>
              <w:bCs/>
            </w:rPr>
          </w:rPrChange>
        </w:rPr>
      </w:pPr>
      <w:ins w:id="12" w:author="meaghan creed" w:date="2025-08-09T17:34:00Z" w16du:dateUtc="2025-08-09T22:34:00Z">
        <w:r>
          <w:rPr>
            <w:rFonts w:ascii="Arial" w:hAnsi="Arial" w:cs="Arial"/>
          </w:rPr>
          <w:t xml:space="preserve">Accuracy SHAM: </w:t>
        </w:r>
      </w:ins>
      <w:ins w:id="13" w:author="meaghan creed" w:date="2025-08-10T19:03:00Z" w16du:dateUtc="2025-08-11T00:03:00Z">
        <w:r w:rsidR="005D2D47">
          <w:rPr>
            <w:rFonts w:ascii="Arial" w:hAnsi="Arial" w:cs="Arial"/>
          </w:rPr>
          <w:t>65.54 (</w:t>
        </w:r>
      </w:ins>
      <w:ins w:id="14" w:author="meaghan creed" w:date="2025-09-04T21:21:00Z" w16du:dateUtc="2025-09-05T02:21:00Z">
        <w:r w:rsidR="00AB5798">
          <w:rPr>
            <w:rFonts w:ascii="Arial" w:hAnsi="Arial" w:cs="Arial"/>
          </w:rPr>
          <w:t>1.</w:t>
        </w:r>
        <w:r w:rsidR="003E1C83">
          <w:rPr>
            <w:rFonts w:ascii="Arial" w:hAnsi="Arial" w:cs="Arial"/>
          </w:rPr>
          <w:t>622</w:t>
        </w:r>
      </w:ins>
      <w:ins w:id="15" w:author="meaghan creed" w:date="2025-08-10T19:03:00Z" w16du:dateUtc="2025-08-11T00:03:00Z">
        <w:r w:rsidR="005D2D47">
          <w:rPr>
            <w:rFonts w:ascii="Arial" w:hAnsi="Arial" w:cs="Arial"/>
          </w:rPr>
          <w:t>)</w:t>
        </w:r>
      </w:ins>
      <w:ins w:id="16" w:author="meaghan creed" w:date="2025-08-09T17:34:00Z" w16du:dateUtc="2025-08-09T22:34:00Z">
        <w:r>
          <w:rPr>
            <w:rFonts w:ascii="Arial" w:hAnsi="Arial" w:cs="Arial"/>
          </w:rPr>
          <w:t>, SNI</w:t>
        </w:r>
      </w:ins>
      <w:ins w:id="17" w:author="meaghan creed" w:date="2025-08-09T17:35:00Z" w16du:dateUtc="2025-08-09T22:35:00Z">
        <w:r>
          <w:rPr>
            <w:rFonts w:ascii="Arial" w:hAnsi="Arial" w:cs="Arial"/>
          </w:rPr>
          <w:t xml:space="preserve">: </w:t>
        </w:r>
      </w:ins>
      <w:ins w:id="18" w:author="meaghan creed" w:date="2025-08-10T19:03:00Z" w16du:dateUtc="2025-08-11T00:03:00Z">
        <w:r w:rsidR="00477E34">
          <w:rPr>
            <w:rFonts w:ascii="Arial" w:hAnsi="Arial" w:cs="Arial"/>
          </w:rPr>
          <w:t>66.37(</w:t>
        </w:r>
      </w:ins>
      <w:ins w:id="19" w:author="meaghan creed" w:date="2025-09-04T21:21:00Z" w16du:dateUtc="2025-09-05T02:21:00Z">
        <w:r w:rsidR="003E1C83">
          <w:rPr>
            <w:rFonts w:ascii="Arial" w:hAnsi="Arial" w:cs="Arial"/>
          </w:rPr>
          <w:t>1.9347</w:t>
        </w:r>
      </w:ins>
      <w:ins w:id="20" w:author="meaghan creed" w:date="2025-08-10T19:03:00Z" w16du:dateUtc="2025-08-11T00:03:00Z">
        <w:r w:rsidR="00477E34">
          <w:rPr>
            <w:rFonts w:ascii="Arial" w:hAnsi="Arial" w:cs="Arial"/>
          </w:rPr>
          <w:t>)</w:t>
        </w:r>
      </w:ins>
      <w:ins w:id="21" w:author="meaghan creed" w:date="2025-08-09T17:35:00Z" w16du:dateUtc="2025-08-09T22:35:00Z">
        <w:r w:rsidR="00470CF5">
          <w:rPr>
            <w:rFonts w:ascii="Arial" w:hAnsi="Arial" w:cs="Arial"/>
          </w:rPr>
          <w:t>, t=</w:t>
        </w:r>
      </w:ins>
      <w:ins w:id="22" w:author="meaghan creed" w:date="2025-08-10T19:03:00Z" w16du:dateUtc="2025-08-11T00:03:00Z">
        <w:r w:rsidR="00477E34">
          <w:rPr>
            <w:rFonts w:ascii="Arial" w:hAnsi="Arial" w:cs="Arial"/>
          </w:rPr>
          <w:t>0.366</w:t>
        </w:r>
      </w:ins>
      <w:ins w:id="23" w:author="meaghan creed" w:date="2025-08-09T17:35:00Z" w16du:dateUtc="2025-08-09T22:35:00Z">
        <w:r w:rsidR="00470CF5">
          <w:rPr>
            <w:rFonts w:ascii="Arial" w:hAnsi="Arial" w:cs="Arial"/>
          </w:rPr>
          <w:t>, p = 0.</w:t>
        </w:r>
      </w:ins>
      <w:ins w:id="24" w:author="meaghan creed" w:date="2025-08-10T19:03:00Z" w16du:dateUtc="2025-08-11T00:03:00Z">
        <w:r w:rsidR="00477E34">
          <w:rPr>
            <w:rFonts w:ascii="Arial" w:hAnsi="Arial" w:cs="Arial"/>
          </w:rPr>
          <w:t>718</w:t>
        </w:r>
      </w:ins>
    </w:p>
    <w:p w14:paraId="4FE95990" w14:textId="5ECE0440" w:rsidR="003E1B2B" w:rsidRPr="0043346B" w:rsidRDefault="00AF65C0" w:rsidP="00551ECA">
      <w:pPr>
        <w:rPr>
          <w:ins w:id="25" w:author="meaghan creed" w:date="2025-08-09T17:35:00Z" w16du:dateUtc="2025-08-09T22:35:00Z"/>
          <w:rFonts w:ascii="Arial" w:hAnsi="Arial" w:cs="Arial"/>
        </w:rPr>
      </w:pPr>
      <w:ins w:id="26" w:author="meaghan creed" w:date="2025-08-09T17:35:00Z" w16du:dateUtc="2025-08-09T22:35:00Z">
        <w:r w:rsidRPr="0043346B">
          <w:rPr>
            <w:rFonts w:ascii="Arial" w:hAnsi="Arial" w:cs="Arial"/>
          </w:rPr>
          <w:t>W</w:t>
        </w:r>
      </w:ins>
      <w:ins w:id="27" w:author="meaghan creed" w:date="2025-08-09T17:36:00Z" w16du:dateUtc="2025-08-09T22:36:00Z">
        <w:r w:rsidRPr="0043346B">
          <w:rPr>
            <w:rFonts w:ascii="Arial" w:hAnsi="Arial" w:cs="Arial"/>
          </w:rPr>
          <w:t>SP</w:t>
        </w:r>
      </w:ins>
      <w:ins w:id="28" w:author="meaghan creed" w:date="2025-08-09T17:35:00Z" w16du:dateUtc="2025-08-09T22:35:00Z">
        <w:r w:rsidR="00470CF5" w:rsidRPr="0043346B">
          <w:rPr>
            <w:rFonts w:ascii="Arial" w:hAnsi="Arial" w:cs="Arial"/>
          </w:rPr>
          <w:t xml:space="preserve"> SHAM: </w:t>
        </w:r>
      </w:ins>
      <w:ins w:id="29" w:author="meaghan creed" w:date="2025-08-11T11:11:00Z" w16du:dateUtc="2025-08-11T16:11:00Z">
        <w:r w:rsidR="00FC5E79" w:rsidRPr="0043346B">
          <w:rPr>
            <w:rFonts w:ascii="Arial" w:hAnsi="Arial" w:cs="Arial"/>
            <w:rPrChange w:id="30" w:author="meaghan creed" w:date="2025-08-11T11:15:00Z" w16du:dateUtc="2025-08-11T16:15:00Z">
              <w:rPr>
                <w:rFonts w:ascii="Arial" w:hAnsi="Arial" w:cs="Arial"/>
                <w:color w:val="FF0000"/>
              </w:rPr>
            </w:rPrChange>
          </w:rPr>
          <w:t>74.38</w:t>
        </w:r>
      </w:ins>
      <w:ins w:id="31" w:author="meaghan creed" w:date="2025-08-10T15:27:00Z" w16du:dateUtc="2025-08-10T20:27:00Z">
        <w:r w:rsidR="003A39A2" w:rsidRPr="0043346B">
          <w:rPr>
            <w:rFonts w:ascii="Arial" w:hAnsi="Arial" w:cs="Arial"/>
          </w:rPr>
          <w:t xml:space="preserve"> (</w:t>
        </w:r>
      </w:ins>
      <w:ins w:id="32" w:author="meaghan creed" w:date="2025-08-11T11:14:00Z" w16du:dateUtc="2025-08-11T16:14:00Z">
        <w:r w:rsidR="009564E5" w:rsidRPr="0043346B">
          <w:rPr>
            <w:rFonts w:ascii="Arial" w:hAnsi="Arial" w:cs="Arial"/>
            <w:rPrChange w:id="33" w:author="meaghan creed" w:date="2025-08-11T11:15:00Z" w16du:dateUtc="2025-08-11T16:15:00Z">
              <w:rPr>
                <w:rFonts w:ascii="Arial" w:hAnsi="Arial" w:cs="Arial"/>
                <w:color w:val="FF0000"/>
              </w:rPr>
            </w:rPrChange>
          </w:rPr>
          <w:t>1.7</w:t>
        </w:r>
        <w:r w:rsidR="0046797B" w:rsidRPr="0043346B">
          <w:rPr>
            <w:rFonts w:ascii="Arial" w:hAnsi="Arial" w:cs="Arial"/>
            <w:rPrChange w:id="34" w:author="meaghan creed" w:date="2025-08-11T11:15:00Z" w16du:dateUtc="2025-08-11T16:15:00Z">
              <w:rPr>
                <w:rFonts w:ascii="Arial" w:hAnsi="Arial" w:cs="Arial"/>
                <w:color w:val="FF0000"/>
              </w:rPr>
            </w:rPrChange>
          </w:rPr>
          <w:t>46</w:t>
        </w:r>
      </w:ins>
      <w:ins w:id="35" w:author="meaghan creed" w:date="2025-08-10T15:27:00Z" w16du:dateUtc="2025-08-10T20:27:00Z">
        <w:r w:rsidR="00847E29" w:rsidRPr="0043346B">
          <w:rPr>
            <w:rFonts w:ascii="Arial" w:hAnsi="Arial" w:cs="Arial"/>
          </w:rPr>
          <w:t>)</w:t>
        </w:r>
      </w:ins>
      <w:ins w:id="36" w:author="meaghan creed" w:date="2025-08-09T17:35:00Z" w16du:dateUtc="2025-08-09T22:35:00Z">
        <w:r w:rsidR="00470CF5" w:rsidRPr="0043346B">
          <w:rPr>
            <w:rFonts w:ascii="Arial" w:hAnsi="Arial" w:cs="Arial"/>
          </w:rPr>
          <w:t xml:space="preserve">, SNI: </w:t>
        </w:r>
      </w:ins>
      <w:ins w:id="37" w:author="meaghan creed" w:date="2025-08-09T17:36:00Z" w16du:dateUtc="2025-08-09T22:36:00Z">
        <w:r w:rsidR="0035623E" w:rsidRPr="0043346B">
          <w:rPr>
            <w:rFonts w:ascii="Arial" w:hAnsi="Arial" w:cs="Arial"/>
          </w:rPr>
          <w:t>7</w:t>
        </w:r>
      </w:ins>
      <w:ins w:id="38" w:author="meaghan creed" w:date="2025-08-11T11:11:00Z" w16du:dateUtc="2025-08-11T16:11:00Z">
        <w:r w:rsidR="00DB72DF" w:rsidRPr="0043346B">
          <w:rPr>
            <w:rFonts w:ascii="Arial" w:hAnsi="Arial" w:cs="Arial"/>
          </w:rPr>
          <w:t>4</w:t>
        </w:r>
      </w:ins>
      <w:ins w:id="39" w:author="meaghan creed" w:date="2025-08-09T17:35:00Z" w16du:dateUtc="2025-08-09T22:35:00Z">
        <w:r w:rsidR="00470CF5" w:rsidRPr="0043346B">
          <w:rPr>
            <w:rFonts w:ascii="Arial" w:hAnsi="Arial" w:cs="Arial"/>
          </w:rPr>
          <w:t>.</w:t>
        </w:r>
      </w:ins>
      <w:ins w:id="40" w:author="meaghan creed" w:date="2025-08-11T11:11:00Z" w16du:dateUtc="2025-08-11T16:11:00Z">
        <w:r w:rsidR="00DB72DF" w:rsidRPr="0043346B">
          <w:rPr>
            <w:rFonts w:ascii="Arial" w:hAnsi="Arial" w:cs="Arial"/>
          </w:rPr>
          <w:t>36</w:t>
        </w:r>
      </w:ins>
      <w:ins w:id="41" w:author="meaghan creed" w:date="2025-08-10T15:28:00Z" w16du:dateUtc="2025-08-10T20:28:00Z">
        <w:r w:rsidR="00847E29" w:rsidRPr="0043346B">
          <w:rPr>
            <w:rFonts w:ascii="Arial" w:hAnsi="Arial" w:cs="Arial"/>
          </w:rPr>
          <w:t xml:space="preserve"> (2.</w:t>
        </w:r>
      </w:ins>
      <w:ins w:id="42" w:author="meaghan creed" w:date="2025-08-11T11:15:00Z" w16du:dateUtc="2025-08-11T16:15:00Z">
        <w:r w:rsidR="0043346B" w:rsidRPr="0043346B">
          <w:rPr>
            <w:rFonts w:ascii="Arial" w:hAnsi="Arial" w:cs="Arial"/>
          </w:rPr>
          <w:t>31</w:t>
        </w:r>
      </w:ins>
      <w:ins w:id="43" w:author="meaghan creed" w:date="2025-08-10T15:28:00Z" w16du:dateUtc="2025-08-10T20:28:00Z">
        <w:r w:rsidR="00847E29" w:rsidRPr="0043346B">
          <w:rPr>
            <w:rFonts w:ascii="Arial" w:hAnsi="Arial" w:cs="Arial"/>
          </w:rPr>
          <w:t>)</w:t>
        </w:r>
      </w:ins>
      <w:ins w:id="44" w:author="meaghan creed" w:date="2025-08-09T17:35:00Z" w16du:dateUtc="2025-08-09T22:35:00Z">
        <w:r w:rsidR="00470CF5" w:rsidRPr="0043346B">
          <w:rPr>
            <w:rFonts w:ascii="Arial" w:hAnsi="Arial" w:cs="Arial"/>
          </w:rPr>
          <w:t>, t=</w:t>
        </w:r>
      </w:ins>
      <w:ins w:id="45" w:author="meaghan creed" w:date="2025-08-09T17:36:00Z" w16du:dateUtc="2025-08-09T22:36:00Z">
        <w:r w:rsidR="0035623E" w:rsidRPr="0043346B">
          <w:rPr>
            <w:rFonts w:ascii="Arial" w:hAnsi="Arial" w:cs="Arial"/>
          </w:rPr>
          <w:t>0</w:t>
        </w:r>
      </w:ins>
      <w:ins w:id="46" w:author="meaghan creed" w:date="2025-08-09T17:35:00Z" w16du:dateUtc="2025-08-09T22:35:00Z">
        <w:r w:rsidR="00470CF5" w:rsidRPr="0043346B">
          <w:rPr>
            <w:rFonts w:ascii="Arial" w:hAnsi="Arial" w:cs="Arial"/>
          </w:rPr>
          <w:t>.</w:t>
        </w:r>
      </w:ins>
      <w:ins w:id="47" w:author="meaghan creed" w:date="2025-08-11T10:02:00Z" w16du:dateUtc="2025-08-11T15:02:00Z">
        <w:r w:rsidR="00D96820" w:rsidRPr="0043346B">
          <w:rPr>
            <w:rFonts w:ascii="Arial" w:hAnsi="Arial" w:cs="Arial"/>
            <w:rPrChange w:id="48" w:author="meaghan creed" w:date="2025-08-11T11:15:00Z" w16du:dateUtc="2025-08-11T16:15:00Z">
              <w:rPr>
                <w:rFonts w:ascii="Arial" w:hAnsi="Arial" w:cs="Arial"/>
                <w:color w:val="FF0000"/>
              </w:rPr>
            </w:rPrChange>
          </w:rPr>
          <w:t>01</w:t>
        </w:r>
      </w:ins>
      <w:ins w:id="49" w:author="meaghan creed" w:date="2025-08-09T17:35:00Z" w16du:dateUtc="2025-08-09T22:35:00Z">
        <w:r w:rsidR="00470CF5" w:rsidRPr="0043346B">
          <w:rPr>
            <w:rFonts w:ascii="Arial" w:hAnsi="Arial" w:cs="Arial"/>
          </w:rPr>
          <w:t>, p = 0.</w:t>
        </w:r>
      </w:ins>
      <w:ins w:id="50" w:author="meaghan creed" w:date="2025-08-11T10:02:00Z" w16du:dateUtc="2025-08-11T15:02:00Z">
        <w:r w:rsidR="00D345B6" w:rsidRPr="0043346B">
          <w:rPr>
            <w:rFonts w:ascii="Arial" w:hAnsi="Arial" w:cs="Arial"/>
            <w:rPrChange w:id="51" w:author="meaghan creed" w:date="2025-08-11T11:15:00Z" w16du:dateUtc="2025-08-11T16:15:00Z">
              <w:rPr>
                <w:rFonts w:ascii="Arial" w:hAnsi="Arial" w:cs="Arial"/>
                <w:color w:val="FF0000"/>
              </w:rPr>
            </w:rPrChange>
          </w:rPr>
          <w:t>996</w:t>
        </w:r>
      </w:ins>
    </w:p>
    <w:p w14:paraId="007C6A7B" w14:textId="08A98FCF" w:rsidR="00470CF5" w:rsidRPr="0043346B" w:rsidRDefault="0035623E" w:rsidP="00551ECA">
      <w:pPr>
        <w:rPr>
          <w:ins w:id="52" w:author="meaghan creed" w:date="2025-08-09T17:35:00Z" w16du:dateUtc="2025-08-09T22:35:00Z"/>
          <w:rFonts w:ascii="Arial" w:hAnsi="Arial" w:cs="Arial"/>
        </w:rPr>
      </w:pPr>
      <w:ins w:id="53" w:author="meaghan creed" w:date="2025-08-09T17:37:00Z" w16du:dateUtc="2025-08-09T22:37:00Z">
        <w:r w:rsidRPr="0043346B">
          <w:rPr>
            <w:rFonts w:ascii="Arial" w:hAnsi="Arial" w:cs="Arial"/>
          </w:rPr>
          <w:t>LSP</w:t>
        </w:r>
      </w:ins>
      <w:ins w:id="54" w:author="meaghan creed" w:date="2025-08-09T17:35:00Z" w16du:dateUtc="2025-08-09T22:35:00Z">
        <w:r w:rsidR="00470CF5" w:rsidRPr="0043346B">
          <w:rPr>
            <w:rFonts w:ascii="Arial" w:hAnsi="Arial" w:cs="Arial"/>
          </w:rPr>
          <w:t xml:space="preserve"> SHAM: </w:t>
        </w:r>
      </w:ins>
      <w:ins w:id="55" w:author="meaghan creed" w:date="2025-08-09T17:37:00Z" w16du:dateUtc="2025-08-09T22:37:00Z">
        <w:r w:rsidR="009A5804" w:rsidRPr="0043346B">
          <w:rPr>
            <w:rFonts w:ascii="Arial" w:hAnsi="Arial" w:cs="Arial"/>
          </w:rPr>
          <w:t>3</w:t>
        </w:r>
      </w:ins>
      <w:ins w:id="56" w:author="meaghan creed" w:date="2025-08-11T11:11:00Z" w16du:dateUtc="2025-08-11T16:11:00Z">
        <w:r w:rsidR="00DB72DF" w:rsidRPr="0043346B">
          <w:rPr>
            <w:rFonts w:ascii="Arial" w:hAnsi="Arial" w:cs="Arial"/>
            <w:rPrChange w:id="57" w:author="meaghan creed" w:date="2025-08-11T11:15:00Z" w16du:dateUtc="2025-08-11T16:15:00Z">
              <w:rPr>
                <w:rFonts w:ascii="Arial" w:hAnsi="Arial" w:cs="Arial"/>
                <w:color w:val="FF0000"/>
              </w:rPr>
            </w:rPrChange>
          </w:rPr>
          <w:t>2</w:t>
        </w:r>
      </w:ins>
      <w:ins w:id="58" w:author="meaghan creed" w:date="2025-08-09T17:35:00Z" w16du:dateUtc="2025-08-09T22:35:00Z">
        <w:r w:rsidR="00470CF5" w:rsidRPr="0043346B">
          <w:rPr>
            <w:rFonts w:ascii="Arial" w:hAnsi="Arial" w:cs="Arial"/>
          </w:rPr>
          <w:t>.</w:t>
        </w:r>
      </w:ins>
      <w:ins w:id="59" w:author="meaghan creed" w:date="2025-08-11T11:11:00Z" w16du:dateUtc="2025-08-11T16:11:00Z">
        <w:r w:rsidR="00DB72DF" w:rsidRPr="0043346B">
          <w:rPr>
            <w:rFonts w:ascii="Arial" w:hAnsi="Arial" w:cs="Arial"/>
            <w:rPrChange w:id="60" w:author="meaghan creed" w:date="2025-08-11T11:15:00Z" w16du:dateUtc="2025-08-11T16:15:00Z">
              <w:rPr>
                <w:rFonts w:ascii="Arial" w:hAnsi="Arial" w:cs="Arial"/>
                <w:color w:val="FF0000"/>
              </w:rPr>
            </w:rPrChange>
          </w:rPr>
          <w:t>96</w:t>
        </w:r>
      </w:ins>
      <w:ins w:id="61" w:author="meaghan creed" w:date="2025-08-10T15:28:00Z" w16du:dateUtc="2025-08-10T20:28:00Z">
        <w:r w:rsidR="00847E29" w:rsidRPr="0043346B">
          <w:rPr>
            <w:rFonts w:ascii="Arial" w:hAnsi="Arial" w:cs="Arial"/>
          </w:rPr>
          <w:t xml:space="preserve"> (</w:t>
        </w:r>
      </w:ins>
      <w:ins w:id="62" w:author="meaghan creed" w:date="2025-08-11T11:14:00Z" w16du:dateUtc="2025-08-11T16:14:00Z">
        <w:r w:rsidR="0046797B" w:rsidRPr="0043346B">
          <w:rPr>
            <w:rFonts w:ascii="Arial" w:hAnsi="Arial" w:cs="Arial"/>
            <w:rPrChange w:id="63" w:author="meaghan creed" w:date="2025-08-11T11:15:00Z" w16du:dateUtc="2025-08-11T16:15:00Z">
              <w:rPr>
                <w:rFonts w:ascii="Arial" w:hAnsi="Arial" w:cs="Arial"/>
                <w:color w:val="FF0000"/>
              </w:rPr>
            </w:rPrChange>
          </w:rPr>
          <w:t>2.27</w:t>
        </w:r>
      </w:ins>
      <w:ins w:id="64" w:author="meaghan creed" w:date="2025-08-10T15:28:00Z" w16du:dateUtc="2025-08-10T20:28:00Z">
        <w:r w:rsidR="00847E29" w:rsidRPr="0043346B">
          <w:rPr>
            <w:rFonts w:ascii="Arial" w:hAnsi="Arial" w:cs="Arial"/>
          </w:rPr>
          <w:t>)</w:t>
        </w:r>
      </w:ins>
      <w:ins w:id="65" w:author="meaghan creed" w:date="2025-08-09T17:35:00Z" w16du:dateUtc="2025-08-09T22:35:00Z">
        <w:r w:rsidR="00470CF5" w:rsidRPr="0043346B">
          <w:rPr>
            <w:rFonts w:ascii="Arial" w:hAnsi="Arial" w:cs="Arial"/>
          </w:rPr>
          <w:t xml:space="preserve">, SNI: </w:t>
        </w:r>
      </w:ins>
      <w:ins w:id="66" w:author="meaghan creed" w:date="2025-08-11T11:11:00Z" w16du:dateUtc="2025-08-11T16:11:00Z">
        <w:r w:rsidR="00DB72DF" w:rsidRPr="0043346B">
          <w:rPr>
            <w:rFonts w:ascii="Arial" w:hAnsi="Arial" w:cs="Arial"/>
          </w:rPr>
          <w:t>30</w:t>
        </w:r>
      </w:ins>
      <w:ins w:id="67" w:author="meaghan creed" w:date="2025-08-09T17:37:00Z" w16du:dateUtc="2025-08-09T22:37:00Z">
        <w:r w:rsidR="009A5804" w:rsidRPr="0043346B">
          <w:rPr>
            <w:rFonts w:ascii="Arial" w:hAnsi="Arial" w:cs="Arial"/>
          </w:rPr>
          <w:t>.1</w:t>
        </w:r>
      </w:ins>
      <w:ins w:id="68" w:author="meaghan creed" w:date="2025-08-11T11:11:00Z" w16du:dateUtc="2025-08-11T16:11:00Z">
        <w:r w:rsidR="00DB72DF" w:rsidRPr="0043346B">
          <w:rPr>
            <w:rFonts w:ascii="Arial" w:hAnsi="Arial" w:cs="Arial"/>
          </w:rPr>
          <w:t>0</w:t>
        </w:r>
      </w:ins>
      <w:ins w:id="69" w:author="meaghan creed" w:date="2025-08-10T15:28:00Z" w16du:dateUtc="2025-08-10T20:28:00Z">
        <w:r w:rsidR="00847E29" w:rsidRPr="0043346B">
          <w:rPr>
            <w:rFonts w:ascii="Arial" w:hAnsi="Arial" w:cs="Arial"/>
          </w:rPr>
          <w:t xml:space="preserve"> (</w:t>
        </w:r>
      </w:ins>
      <w:ins w:id="70" w:author="meaghan creed" w:date="2025-08-11T11:15:00Z" w16du:dateUtc="2025-08-11T16:15:00Z">
        <w:r w:rsidR="0043346B" w:rsidRPr="0043346B">
          <w:rPr>
            <w:rFonts w:ascii="Arial" w:hAnsi="Arial" w:cs="Arial"/>
          </w:rPr>
          <w:t>2.28</w:t>
        </w:r>
      </w:ins>
      <w:ins w:id="71" w:author="meaghan creed" w:date="2025-08-10T15:28:00Z" w16du:dateUtc="2025-08-10T20:28:00Z">
        <w:r w:rsidR="00847E29" w:rsidRPr="0043346B">
          <w:rPr>
            <w:rFonts w:ascii="Arial" w:hAnsi="Arial" w:cs="Arial"/>
          </w:rPr>
          <w:t>)</w:t>
        </w:r>
      </w:ins>
      <w:ins w:id="72" w:author="meaghan creed" w:date="2025-08-09T17:35:00Z" w16du:dateUtc="2025-08-09T22:35:00Z">
        <w:r w:rsidR="00470CF5" w:rsidRPr="0043346B">
          <w:rPr>
            <w:rFonts w:ascii="Arial" w:hAnsi="Arial" w:cs="Arial"/>
          </w:rPr>
          <w:t>, t=</w:t>
        </w:r>
      </w:ins>
      <w:ins w:id="73" w:author="meaghan creed" w:date="2025-08-11T10:02:00Z" w16du:dateUtc="2025-08-11T15:02:00Z">
        <w:r w:rsidR="00D345B6" w:rsidRPr="0043346B">
          <w:rPr>
            <w:rFonts w:ascii="Arial" w:hAnsi="Arial" w:cs="Arial"/>
            <w:rPrChange w:id="74" w:author="meaghan creed" w:date="2025-08-11T11:15:00Z" w16du:dateUtc="2025-08-11T16:15:00Z">
              <w:rPr>
                <w:rFonts w:ascii="Arial" w:hAnsi="Arial" w:cs="Arial"/>
                <w:color w:val="FF0000"/>
              </w:rPr>
            </w:rPrChange>
          </w:rPr>
          <w:t>0.886</w:t>
        </w:r>
      </w:ins>
      <w:ins w:id="75" w:author="meaghan creed" w:date="2025-08-09T17:35:00Z" w16du:dateUtc="2025-08-09T22:35:00Z">
        <w:r w:rsidR="00470CF5" w:rsidRPr="0043346B">
          <w:rPr>
            <w:rFonts w:ascii="Arial" w:hAnsi="Arial" w:cs="Arial"/>
          </w:rPr>
          <w:t>, p = 0.</w:t>
        </w:r>
      </w:ins>
      <w:ins w:id="76" w:author="meaghan creed" w:date="2025-08-11T10:02:00Z" w16du:dateUtc="2025-08-11T15:02:00Z">
        <w:r w:rsidR="00D345B6" w:rsidRPr="0043346B">
          <w:rPr>
            <w:rFonts w:ascii="Arial" w:hAnsi="Arial" w:cs="Arial"/>
            <w:rPrChange w:id="77" w:author="meaghan creed" w:date="2025-08-11T11:15:00Z" w16du:dateUtc="2025-08-11T16:15:00Z">
              <w:rPr>
                <w:rFonts w:ascii="Arial" w:hAnsi="Arial" w:cs="Arial"/>
                <w:color w:val="FF0000"/>
              </w:rPr>
            </w:rPrChange>
          </w:rPr>
          <w:t>385</w:t>
        </w:r>
      </w:ins>
    </w:p>
    <w:p w14:paraId="3F1AE650" w14:textId="45D608AF" w:rsidR="00470CF5" w:rsidRPr="00CD3268" w:rsidRDefault="00A5150C" w:rsidP="00551ECA">
      <w:pPr>
        <w:rPr>
          <w:ins w:id="78" w:author="meaghan creed" w:date="2025-08-09T17:35:00Z" w16du:dateUtc="2025-08-09T22:35:00Z"/>
          <w:rFonts w:ascii="Arial" w:hAnsi="Arial" w:cs="Arial"/>
        </w:rPr>
      </w:pPr>
      <w:ins w:id="79" w:author="meaghan creed" w:date="2025-08-09T17:38:00Z" w16du:dateUtc="2025-08-09T22:38:00Z">
        <w:r w:rsidRPr="0043346B">
          <w:rPr>
            <w:rFonts w:ascii="Arial" w:hAnsi="Arial" w:cs="Arial"/>
          </w:rPr>
          <w:t>Pellets</w:t>
        </w:r>
      </w:ins>
      <w:ins w:id="80" w:author="meaghan creed" w:date="2025-08-09T17:35:00Z" w16du:dateUtc="2025-08-09T22:35:00Z">
        <w:r w:rsidR="00470CF5" w:rsidRPr="0043346B">
          <w:rPr>
            <w:rFonts w:ascii="Arial" w:hAnsi="Arial" w:cs="Arial"/>
          </w:rPr>
          <w:t xml:space="preserve"> SHAM: </w:t>
        </w:r>
      </w:ins>
      <w:ins w:id="81" w:author="meaghan creed" w:date="2025-08-09T17:38:00Z" w16du:dateUtc="2025-08-09T22:38:00Z">
        <w:r w:rsidR="004E298F" w:rsidRPr="0043346B">
          <w:rPr>
            <w:rFonts w:ascii="Arial" w:hAnsi="Arial" w:cs="Arial"/>
          </w:rPr>
          <w:t>390.36 (</w:t>
        </w:r>
      </w:ins>
      <w:ins w:id="82" w:author="meaghan creed" w:date="2025-08-10T15:29:00Z" w16du:dateUtc="2025-08-10T20:29:00Z">
        <w:r w:rsidR="001A35D3" w:rsidRPr="0043346B">
          <w:rPr>
            <w:rFonts w:ascii="Arial" w:hAnsi="Arial" w:cs="Arial"/>
          </w:rPr>
          <w:t>15.</w:t>
        </w:r>
        <w:r w:rsidR="00817B81" w:rsidRPr="0043346B">
          <w:rPr>
            <w:rFonts w:ascii="Arial" w:hAnsi="Arial" w:cs="Arial"/>
          </w:rPr>
          <w:t>1</w:t>
        </w:r>
      </w:ins>
      <w:ins w:id="83" w:author="meaghan creed" w:date="2025-08-09T17:38:00Z" w16du:dateUtc="2025-08-09T22:38:00Z">
        <w:r w:rsidR="004E298F" w:rsidRPr="0043346B">
          <w:rPr>
            <w:rFonts w:ascii="Arial" w:hAnsi="Arial" w:cs="Arial"/>
          </w:rPr>
          <w:t>)</w:t>
        </w:r>
      </w:ins>
      <w:ins w:id="84" w:author="meaghan creed" w:date="2025-08-09T17:35:00Z" w16du:dateUtc="2025-08-09T22:35:00Z">
        <w:r w:rsidR="00470CF5" w:rsidRPr="0043346B">
          <w:rPr>
            <w:rFonts w:ascii="Arial" w:hAnsi="Arial" w:cs="Arial"/>
          </w:rPr>
          <w:t xml:space="preserve">, SNI: </w:t>
        </w:r>
      </w:ins>
      <w:ins w:id="85" w:author="meaghan creed" w:date="2025-08-09T17:38:00Z" w16du:dateUtc="2025-08-09T22:38:00Z">
        <w:r w:rsidR="004E298F" w:rsidRPr="00CD3268">
          <w:rPr>
            <w:rFonts w:ascii="Arial" w:hAnsi="Arial" w:cs="Arial"/>
          </w:rPr>
          <w:t>405.92 (</w:t>
        </w:r>
      </w:ins>
      <w:ins w:id="86" w:author="meaghan creed" w:date="2025-08-10T15:29:00Z" w16du:dateUtc="2025-08-10T20:29:00Z">
        <w:r w:rsidR="00817B81" w:rsidRPr="00CD3268">
          <w:rPr>
            <w:rFonts w:ascii="Arial" w:hAnsi="Arial" w:cs="Arial"/>
          </w:rPr>
          <w:t>19.22</w:t>
        </w:r>
      </w:ins>
      <w:ins w:id="87" w:author="meaghan creed" w:date="2025-08-09T17:38:00Z" w16du:dateUtc="2025-08-09T22:38:00Z">
        <w:r w:rsidR="004E298F" w:rsidRPr="00CD3268">
          <w:rPr>
            <w:rFonts w:ascii="Arial" w:hAnsi="Arial" w:cs="Arial"/>
          </w:rPr>
          <w:t>)</w:t>
        </w:r>
      </w:ins>
      <w:ins w:id="88" w:author="meaghan creed" w:date="2025-08-09T17:35:00Z" w16du:dateUtc="2025-08-09T22:35:00Z">
        <w:r w:rsidR="00470CF5" w:rsidRPr="00CD3268">
          <w:rPr>
            <w:rFonts w:ascii="Arial" w:hAnsi="Arial" w:cs="Arial"/>
          </w:rPr>
          <w:t>, t=</w:t>
        </w:r>
      </w:ins>
      <w:ins w:id="89" w:author="meaghan creed" w:date="2025-08-09T17:39:00Z" w16du:dateUtc="2025-08-09T22:39:00Z">
        <w:r w:rsidR="007A130B" w:rsidRPr="00CD3268">
          <w:rPr>
            <w:rFonts w:ascii="Arial" w:hAnsi="Arial" w:cs="Arial"/>
          </w:rPr>
          <w:t>0</w:t>
        </w:r>
      </w:ins>
      <w:ins w:id="90" w:author="meaghan creed" w:date="2025-08-09T17:35:00Z" w16du:dateUtc="2025-08-09T22:35:00Z">
        <w:r w:rsidR="00470CF5" w:rsidRPr="00CD3268">
          <w:rPr>
            <w:rFonts w:ascii="Arial" w:hAnsi="Arial" w:cs="Arial"/>
          </w:rPr>
          <w:t>.</w:t>
        </w:r>
      </w:ins>
      <w:ins w:id="91" w:author="meaghan creed" w:date="2025-08-11T10:02:00Z" w16du:dateUtc="2025-08-11T15:02:00Z">
        <w:r w:rsidR="00D345B6" w:rsidRPr="00CD3268">
          <w:rPr>
            <w:rFonts w:ascii="Arial" w:hAnsi="Arial" w:cs="Arial"/>
            <w:rPrChange w:id="92" w:author="meaghan creed" w:date="2025-08-11T10:03:00Z" w16du:dateUtc="2025-08-11T15:03:00Z">
              <w:rPr>
                <w:rFonts w:ascii="Arial" w:hAnsi="Arial" w:cs="Arial"/>
                <w:color w:val="FF0000"/>
              </w:rPr>
            </w:rPrChange>
          </w:rPr>
          <w:t>735</w:t>
        </w:r>
      </w:ins>
      <w:ins w:id="93" w:author="meaghan creed" w:date="2025-08-09T17:35:00Z" w16du:dateUtc="2025-08-09T22:35:00Z">
        <w:r w:rsidR="00470CF5" w:rsidRPr="00CD3268">
          <w:rPr>
            <w:rFonts w:ascii="Arial" w:hAnsi="Arial" w:cs="Arial"/>
          </w:rPr>
          <w:t>, p = 0.</w:t>
        </w:r>
      </w:ins>
      <w:ins w:id="94" w:author="meaghan creed" w:date="2025-08-11T10:03:00Z" w16du:dateUtc="2025-08-11T15:03:00Z">
        <w:r w:rsidR="00CD3268" w:rsidRPr="00CD3268">
          <w:rPr>
            <w:rFonts w:ascii="Arial" w:hAnsi="Arial" w:cs="Arial"/>
            <w:rPrChange w:id="95" w:author="meaghan creed" w:date="2025-08-11T10:03:00Z" w16du:dateUtc="2025-08-11T15:03:00Z">
              <w:rPr>
                <w:rFonts w:ascii="Arial" w:hAnsi="Arial" w:cs="Arial"/>
                <w:color w:val="FF0000"/>
              </w:rPr>
            </w:rPrChange>
          </w:rPr>
          <w:t>886</w:t>
        </w:r>
      </w:ins>
    </w:p>
    <w:p w14:paraId="3FF7CBE7" w14:textId="77777777" w:rsidR="003E1B2B" w:rsidRDefault="003E1B2B" w:rsidP="00551ECA">
      <w:pPr>
        <w:rPr>
          <w:ins w:id="96" w:author="meaghan creed" w:date="2025-08-10T18:59:00Z" w16du:dateUtc="2025-08-10T23:59:00Z"/>
          <w:rFonts w:ascii="Arial" w:hAnsi="Arial" w:cs="Arial"/>
        </w:rPr>
      </w:pPr>
    </w:p>
    <w:p w14:paraId="347F74F3" w14:textId="77777777" w:rsidR="005D226E" w:rsidRDefault="005D226E" w:rsidP="005D226E">
      <w:pPr>
        <w:rPr>
          <w:ins w:id="97" w:author="meaghan creed" w:date="2025-08-10T18:59:00Z" w16du:dateUtc="2025-08-10T23:59:00Z"/>
          <w:rFonts w:ascii="Arial" w:hAnsi="Arial" w:cs="Arial"/>
        </w:rPr>
      </w:pPr>
      <w:ins w:id="98" w:author="meaghan creed" w:date="2025-08-10T18:59:00Z" w16du:dateUtc="2025-08-10T23:59:00Z">
        <w:r>
          <w:rPr>
            <w:rFonts w:ascii="Arial" w:hAnsi="Arial" w:cs="Arial"/>
          </w:rPr>
          <w:t xml:space="preserve">Tricky Bandit: </w:t>
        </w:r>
      </w:ins>
    </w:p>
    <w:p w14:paraId="4A4E8A93" w14:textId="77777777" w:rsidR="00152DB5" w:rsidRDefault="00F475A3" w:rsidP="00152DB5">
      <w:pPr>
        <w:rPr>
          <w:ins w:id="99" w:author="meaghan creed" w:date="2025-08-10T19:02:00Z" w16du:dateUtc="2025-08-11T00:02:00Z"/>
        </w:rPr>
      </w:pPr>
      <w:ins w:id="100" w:author="meaghan creed" w:date="2025-08-10T19:00:00Z" w16du:dateUtc="2025-08-11T00:00:00Z">
        <w:r>
          <w:rPr>
            <w:rFonts w:ascii="Arial" w:hAnsi="Arial" w:cs="Arial"/>
          </w:rPr>
          <w:t>*</w:t>
        </w:r>
      </w:ins>
      <w:ins w:id="101" w:author="meaghan creed" w:date="2025-08-10T18:59:00Z" w16du:dateUtc="2025-08-10T23:59:00Z">
        <w:r w:rsidR="005D226E">
          <w:rPr>
            <w:rFonts w:ascii="Arial" w:hAnsi="Arial" w:cs="Arial"/>
          </w:rPr>
          <w:t>Accuracy SHAM: t=1.06, p = 0.300</w:t>
        </w:r>
      </w:ins>
      <w:ins w:id="102" w:author="meaghan creed" w:date="2025-08-10T19:02:00Z" w16du:dateUtc="2025-08-11T00:02:00Z">
        <w:r w:rsidR="00152DB5">
          <w:rPr>
            <w:rFonts w:ascii="Arial" w:hAnsi="Arial" w:cs="Arial"/>
          </w:rPr>
          <w:t xml:space="preserve">. </w:t>
        </w:r>
        <w:r w:rsidR="00152DB5">
          <w:t>SHAM (t=11.21, p = 4.26 * 10^28) and SNI (t=12.473, p = 1.07*10^-33) performed better than chance, but no difference between groups (t = 1.314, p = 0.189)</w:t>
        </w:r>
      </w:ins>
    </w:p>
    <w:p w14:paraId="299F8EBE" w14:textId="77777777" w:rsidR="005D226E" w:rsidRDefault="005D226E" w:rsidP="005D226E">
      <w:pPr>
        <w:rPr>
          <w:ins w:id="103" w:author="meaghan creed" w:date="2025-08-10T18:59:00Z" w16du:dateUtc="2025-08-10T23:59:00Z"/>
          <w:rFonts w:ascii="Arial" w:hAnsi="Arial" w:cs="Arial"/>
        </w:rPr>
      </w:pPr>
      <w:ins w:id="104" w:author="meaghan creed" w:date="2025-08-10T18:59:00Z" w16du:dateUtc="2025-08-10T23:59:00Z">
        <w:r>
          <w:rPr>
            <w:rFonts w:ascii="Arial" w:hAnsi="Arial" w:cs="Arial"/>
          </w:rPr>
          <w:t>WSP SHAM: 79.65 (4.22), SNI: 76.98 (2.91), t=0.85, p = 0.401</w:t>
        </w:r>
      </w:ins>
    </w:p>
    <w:p w14:paraId="6933E21E" w14:textId="77777777" w:rsidR="005D226E" w:rsidRDefault="005D226E" w:rsidP="005D226E">
      <w:pPr>
        <w:rPr>
          <w:ins w:id="105" w:author="meaghan creed" w:date="2025-08-10T18:59:00Z" w16du:dateUtc="2025-08-10T23:59:00Z"/>
          <w:rFonts w:ascii="Arial" w:hAnsi="Arial" w:cs="Arial"/>
        </w:rPr>
      </w:pPr>
      <w:ins w:id="106" w:author="meaghan creed" w:date="2025-08-10T18:59:00Z" w16du:dateUtc="2025-08-10T23:59:00Z">
        <w:r>
          <w:rPr>
            <w:rFonts w:ascii="Arial" w:hAnsi="Arial" w:cs="Arial"/>
          </w:rPr>
          <w:t>LSP SHAM: 38.15 (0.42), SNI: 41.16 (3.64), t=1.26, p = 0.218</w:t>
        </w:r>
      </w:ins>
    </w:p>
    <w:p w14:paraId="0676839A" w14:textId="77777777" w:rsidR="005D226E" w:rsidRDefault="005D226E" w:rsidP="005D226E">
      <w:pPr>
        <w:rPr>
          <w:ins w:id="107" w:author="meaghan creed" w:date="2025-08-10T18:59:00Z" w16du:dateUtc="2025-08-10T23:59:00Z"/>
          <w:rFonts w:ascii="Arial" w:hAnsi="Arial" w:cs="Arial"/>
        </w:rPr>
      </w:pPr>
      <w:ins w:id="108" w:author="meaghan creed" w:date="2025-08-10T18:59:00Z" w16du:dateUtc="2025-08-10T23:59:00Z">
        <w:r>
          <w:rPr>
            <w:rFonts w:ascii="Arial" w:hAnsi="Arial" w:cs="Arial"/>
          </w:rPr>
          <w:t>Pellets SHAM: 390.36 (15.1), SNI: 405.92 (19.22), t=0.65, p = 0.525</w:t>
        </w:r>
      </w:ins>
    </w:p>
    <w:p w14:paraId="0BA3513D" w14:textId="77777777" w:rsidR="005D226E" w:rsidRPr="00354006" w:rsidRDefault="005D226E" w:rsidP="005D226E">
      <w:pPr>
        <w:rPr>
          <w:ins w:id="109" w:author="meaghan creed" w:date="2025-08-10T18:59:00Z" w16du:dateUtc="2025-08-10T23:59:00Z"/>
          <w:rFonts w:ascii="Arial" w:hAnsi="Arial" w:cs="Arial"/>
        </w:rPr>
      </w:pPr>
      <w:ins w:id="110" w:author="meaghan creed" w:date="2025-08-10T18:59:00Z" w16du:dateUtc="2025-08-10T23:59:00Z">
        <w:r>
          <w:rPr>
            <w:rFonts w:ascii="Arial" w:hAnsi="Arial" w:cs="Arial"/>
          </w:rPr>
          <w:t>Retrieval Time SHAM: 1.85 (0.181), SNI: 1.27 (0.164), t=2.35, p = 0.027</w:t>
        </w:r>
      </w:ins>
    </w:p>
    <w:p w14:paraId="7F63D64E" w14:textId="77777777" w:rsidR="005D226E" w:rsidRDefault="005D226E" w:rsidP="00551ECA">
      <w:pPr>
        <w:rPr>
          <w:ins w:id="111" w:author="meaghan creed" w:date="2025-08-10T18:59:00Z" w16du:dateUtc="2025-08-10T23:59:00Z"/>
          <w:rFonts w:ascii="Arial" w:hAnsi="Arial" w:cs="Arial"/>
        </w:rPr>
      </w:pPr>
    </w:p>
    <w:p w14:paraId="2D4823C3" w14:textId="77777777" w:rsidR="005D226E" w:rsidRPr="003E1B2B" w:rsidRDefault="005D226E" w:rsidP="00551ECA">
      <w:pPr>
        <w:rPr>
          <w:ins w:id="112" w:author="meaghan creed" w:date="2025-08-09T17:32:00Z" w16du:dateUtc="2025-08-09T22:32:00Z"/>
          <w:rFonts w:ascii="Arial" w:hAnsi="Arial" w:cs="Arial"/>
          <w:rPrChange w:id="113" w:author="meaghan creed" w:date="2025-08-09T17:32:00Z" w16du:dateUtc="2025-08-09T22:32:00Z">
            <w:rPr>
              <w:ins w:id="114" w:author="meaghan creed" w:date="2025-08-09T17:32:00Z" w16du:dateUtc="2025-08-09T22:32:00Z"/>
              <w:b/>
              <w:bCs/>
            </w:rPr>
          </w:rPrChange>
        </w:rPr>
      </w:pPr>
    </w:p>
    <w:p w14:paraId="4B2A46C8" w14:textId="2710862A" w:rsidR="00894788" w:rsidDel="00551ECA" w:rsidRDefault="00551ECA" w:rsidP="00551ECA">
      <w:pPr>
        <w:rPr>
          <w:del w:id="115" w:author="meaghan creed" w:date="2025-07-27T19:23:00Z" w16du:dateUtc="2025-07-28T00:23:00Z"/>
        </w:rPr>
      </w:pPr>
      <w:ins w:id="116" w:author="meaghan creed" w:date="2025-07-29T13:47:00Z">
        <w:r w:rsidRPr="00551ECA">
          <w:rPr>
            <w:b/>
            <w:bCs/>
          </w:rPr>
          <w:t>Total probability of winning:</w:t>
        </w:r>
      </w:ins>
      <w:ins w:id="117" w:author="meaghan creed" w:date="2025-07-29T13:47:00Z" w16du:dateUtc="2025-07-29T18:47:00Z">
        <w:r w:rsidDel="00C0125F">
          <w:t xml:space="preserve"> </w:t>
        </w:r>
      </w:ins>
      <w:del w:id="118" w:author="meaghan creed" w:date="2025-07-27T19:23:00Z" w16du:dateUtc="2025-07-28T00:23:00Z">
        <w:r w:rsidR="00894788" w:rsidDel="00C0125F">
          <w:delText xml:space="preserve">We wanted to take an unbiased approach to understanding which ion channel mechanisms may be driving these different phenotypes we saw in our CTRL vs. SNI dopamine neurons. So, Bobby Graham, an [insert laudatory descriptor] post-doc in the lab, looked for the field’s existing gold standard dopamine neuron model, and adapted into a multicompartment model of a dopamine neuron. Now, we know from work, most famously by Eve Marder but from many others that there are many roads to Rome; that is to say that there are many different combinations and permutations of ion channel conductances that can produce identical spiking behavior. </w:delText>
        </w:r>
      </w:del>
    </w:p>
    <w:p w14:paraId="144FDD37" w14:textId="3F93CBB4" w:rsidR="00551ECA" w:rsidRDefault="00551ECA" w:rsidP="00551ECA">
      <w:pPr>
        <w:rPr>
          <w:ins w:id="119" w:author="meaghan creed" w:date="2025-07-29T13:47:00Z" w16du:dateUtc="2025-07-29T18:47:00Z"/>
        </w:rPr>
      </w:pPr>
      <w:ins w:id="120" w:author="meaghan creed" w:date="2025-07-29T13:47:00Z" w16du:dateUtc="2025-07-29T18:47:00Z">
        <w:r w:rsidRPr="00551ECA">
          <w:rPr>
            <w:noProof/>
          </w:rPr>
          <w:drawing>
            <wp:inline distT="0" distB="0" distL="0" distR="0" wp14:anchorId="23FA86EB" wp14:editId="2A8130D8">
              <wp:extent cx="6858000" cy="3761105"/>
              <wp:effectExtent l="0" t="0" r="0" b="0"/>
              <wp:docPr id="1509527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7699" name="Picture 1" descr="A screenshot of a computer&#10;&#10;AI-generated content may be incorrect."/>
                      <pic:cNvPicPr/>
                    </pic:nvPicPr>
                    <pic:blipFill>
                      <a:blip r:embed="rId4"/>
                      <a:stretch>
                        <a:fillRect/>
                      </a:stretch>
                    </pic:blipFill>
                    <pic:spPr>
                      <a:xfrm>
                        <a:off x="0" y="0"/>
                        <a:ext cx="6858000" cy="3761105"/>
                      </a:xfrm>
                      <a:prstGeom prst="rect">
                        <a:avLst/>
                      </a:prstGeom>
                    </pic:spPr>
                  </pic:pic>
                </a:graphicData>
              </a:graphic>
            </wp:inline>
          </w:drawing>
        </w:r>
      </w:ins>
    </w:p>
    <w:p w14:paraId="4C5EBC39" w14:textId="2BF34057" w:rsidR="00894788" w:rsidDel="009A6DF0" w:rsidRDefault="009A6DF0" w:rsidP="00551ECA">
      <w:pPr>
        <w:rPr>
          <w:del w:id="121" w:author="meaghan creed" w:date="2025-07-27T19:23:00Z" w16du:dateUtc="2025-07-28T00:23:00Z"/>
        </w:rPr>
      </w:pPr>
      <w:ins w:id="122" w:author="meaghan creed" w:date="2025-07-29T22:38:00Z" w16du:dateUtc="2025-07-30T03:38:00Z">
        <w:r>
          <w:lastRenderedPageBreak/>
          <w:t>SHAM Tricky Bandit:</w:t>
        </w:r>
        <w:r>
          <w:br/>
        </w:r>
        <w:r w:rsidRPr="009A6DF0">
          <w:rPr>
            <w:noProof/>
          </w:rPr>
          <w:drawing>
            <wp:inline distT="0" distB="0" distL="0" distR="0" wp14:anchorId="2DF817FB" wp14:editId="02EE7AA5">
              <wp:extent cx="6858000" cy="3110865"/>
              <wp:effectExtent l="0" t="0" r="0" b="0"/>
              <wp:docPr id="790257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7333" name="Picture 1" descr="A screenshot of a computer&#10;&#10;AI-generated content may be incorrect."/>
                      <pic:cNvPicPr/>
                    </pic:nvPicPr>
                    <pic:blipFill>
                      <a:blip r:embed="rId5"/>
                      <a:stretch>
                        <a:fillRect/>
                      </a:stretch>
                    </pic:blipFill>
                    <pic:spPr>
                      <a:xfrm>
                        <a:off x="0" y="0"/>
                        <a:ext cx="6858000" cy="3110865"/>
                      </a:xfrm>
                      <a:prstGeom prst="rect">
                        <a:avLst/>
                      </a:prstGeom>
                    </pic:spPr>
                  </pic:pic>
                </a:graphicData>
              </a:graphic>
            </wp:inline>
          </w:drawing>
        </w:r>
      </w:ins>
      <w:del w:id="123" w:author="meaghan creed" w:date="2025-07-27T19:23:00Z" w16du:dateUtc="2025-07-28T00:23:00Z">
        <w:r w:rsidR="00894788" w:rsidDel="00C0125F">
          <w:delText xml:space="preserve">So to deal with this, rather than coming up with one combination of ion channels to describe </w:delText>
        </w:r>
      </w:del>
      <w:ins w:id="124" w:author="Graham, Robert" w:date="2025-07-20T18:42:00Z" w16du:dateUtc="2025-07-20T23:42:00Z">
        <w:del w:id="125" w:author="meaghan creed" w:date="2025-07-27T19:23:00Z" w16du:dateUtc="2025-07-28T00:23:00Z">
          <w:r w:rsidR="00CB67ED" w:rsidDel="00C0125F">
            <w:delText xml:space="preserve">the ‘average’ properties </w:delText>
          </w:r>
        </w:del>
      </w:ins>
      <w:ins w:id="126" w:author="Graham, Robert" w:date="2025-07-20T18:46:00Z" w16du:dateUtc="2025-07-20T23:46:00Z">
        <w:del w:id="127" w:author="meaghan creed" w:date="2025-07-27T19:23:00Z" w16du:dateUtc="2025-07-28T00:23:00Z">
          <w:r w:rsidR="00ED39EE" w:rsidDel="00C0125F">
            <w:delText xml:space="preserve">of </w:delText>
          </w:r>
        </w:del>
      </w:ins>
      <w:del w:id="128" w:author="meaghan creed" w:date="2025-07-27T19:23:00Z" w16du:dateUtc="2025-07-28T00:23:00Z">
        <w:r w:rsidR="00894788" w:rsidDel="00C0125F">
          <w:delText>our “SHAM” vs “SNI” neurons, Bobby used a Markov Chain Monte Carlo</w:delText>
        </w:r>
      </w:del>
      <w:ins w:id="129" w:author="Graham, Robert" w:date="2025-07-20T18:41:00Z" w16du:dateUtc="2025-07-20T23:41:00Z">
        <w:del w:id="130" w:author="meaghan creed" w:date="2025-07-27T19:23:00Z" w16du:dateUtc="2025-07-28T00:23:00Z">
          <w:r w:rsidR="00CB67ED" w:rsidDel="00C0125F">
            <w:delText xml:space="preserve"> to generate populations of models that capture the variability seen in experimental data</w:delText>
          </w:r>
        </w:del>
      </w:ins>
      <w:ins w:id="131" w:author="Graham, Robert" w:date="2025-07-20T18:42:00Z" w16du:dateUtc="2025-07-20T23:42:00Z">
        <w:del w:id="132" w:author="meaghan creed" w:date="2025-07-27T19:23:00Z" w16du:dateUtc="2025-07-28T00:23:00Z">
          <w:r w:rsidR="00CB67ED" w:rsidDel="00C0125F">
            <w:delText xml:space="preserve"> and </w:delText>
          </w:r>
        </w:del>
      </w:ins>
      <w:ins w:id="133" w:author="Graham, Robert" w:date="2025-07-20T18:43:00Z" w16du:dateUtc="2025-07-20T23:43:00Z">
        <w:del w:id="134" w:author="meaghan creed" w:date="2025-07-27T19:23:00Z" w16du:dateUtc="2025-07-28T00:23:00Z">
          <w:r w:rsidR="00CB67ED" w:rsidDel="00C0125F">
            <w:delText>allow us to test what the biophysical differences between these two populations might be</w:delText>
          </w:r>
        </w:del>
      </w:ins>
      <w:ins w:id="135" w:author="Graham, Robert" w:date="2025-07-20T18:41:00Z" w16du:dateUtc="2025-07-20T23:41:00Z">
        <w:del w:id="136" w:author="meaghan creed" w:date="2025-07-27T19:23:00Z" w16du:dateUtc="2025-07-28T00:23:00Z">
          <w:r w:rsidR="00CB67ED" w:rsidDel="00C0125F">
            <w:delText>.</w:delText>
          </w:r>
        </w:del>
      </w:ins>
      <w:ins w:id="137" w:author="Graham, Robert" w:date="2025-07-20T18:42:00Z" w16du:dateUtc="2025-07-20T23:42:00Z">
        <w:del w:id="138" w:author="meaghan creed" w:date="2025-07-27T19:23:00Z" w16du:dateUtc="2025-07-28T00:23:00Z">
          <w:r w:rsidR="00CB67ED" w:rsidDel="00C0125F">
            <w:delText xml:space="preserve"> </w:delText>
          </w:r>
        </w:del>
      </w:ins>
      <w:ins w:id="139" w:author="Graham, Robert" w:date="2025-07-20T18:43:00Z" w16du:dateUtc="2025-07-20T23:43:00Z">
        <w:del w:id="140" w:author="meaghan creed" w:date="2025-07-27T19:23:00Z" w16du:dateUtc="2025-07-28T00:23:00Z">
          <w:r w:rsidR="0007477C" w:rsidDel="00C0125F">
            <w:delText xml:space="preserve"> This</w:delText>
          </w:r>
        </w:del>
      </w:ins>
      <w:del w:id="141" w:author="meaghan creed" w:date="2025-07-27T19:23:00Z" w16du:dateUtc="2025-07-28T00:23:00Z">
        <w:r w:rsidR="00894788" w:rsidDel="00C0125F">
          <w:delText xml:space="preserve"> method, where he set prior values for each ionic conductance, and by let each of these values wander through</w:delText>
        </w:r>
      </w:del>
      <w:ins w:id="142" w:author="Graham, Robert" w:date="2025-07-20T18:28:00Z" w16du:dateUtc="2025-07-20T23:28:00Z">
        <w:del w:id="143" w:author="meaghan creed" w:date="2025-07-27T19:23:00Z" w16du:dateUtc="2025-07-28T00:23:00Z">
          <w:r w:rsidR="00FE762F" w:rsidDel="00C0125F">
            <w:delText xml:space="preserve"> </w:delText>
          </w:r>
        </w:del>
      </w:ins>
      <w:ins w:id="144" w:author="Graham, Robert" w:date="2025-07-20T18:43:00Z" w16du:dateUtc="2025-07-20T23:43:00Z">
        <w:del w:id="145" w:author="meaghan creed" w:date="2025-07-27T19:23:00Z" w16du:dateUtc="2025-07-28T00:23:00Z">
          <w:r w:rsidR="0007477C" w:rsidDel="00C0125F">
            <w:delText>allows us to</w:delText>
          </w:r>
        </w:del>
      </w:ins>
      <w:ins w:id="146" w:author="Graham, Robert" w:date="2025-07-20T18:28:00Z" w16du:dateUtc="2025-07-20T23:28:00Z">
        <w:del w:id="147" w:author="meaghan creed" w:date="2025-07-27T19:23:00Z" w16du:dateUtc="2025-07-28T00:23:00Z">
          <w:r w:rsidR="00FE762F" w:rsidDel="00C0125F">
            <w:delText xml:space="preserve"> explore</w:delText>
          </w:r>
        </w:del>
      </w:ins>
      <w:ins w:id="148" w:author="Graham, Robert" w:date="2025-07-20T18:30:00Z" w16du:dateUtc="2025-07-20T23:30:00Z">
        <w:del w:id="149" w:author="meaghan creed" w:date="2025-07-27T19:23:00Z" w16du:dateUtc="2025-07-28T00:23:00Z">
          <w:r w:rsidR="00FE762F" w:rsidDel="00C0125F">
            <w:delText xml:space="preserve"> the high</w:delText>
          </w:r>
        </w:del>
      </w:ins>
      <w:ins w:id="150" w:author="Graham, Robert" w:date="2025-07-20T18:45:00Z" w16du:dateUtc="2025-07-20T23:45:00Z">
        <w:del w:id="151" w:author="meaghan creed" w:date="2025-07-27T19:23:00Z" w16du:dateUtc="2025-07-28T00:23:00Z">
          <w:r w:rsidR="007C158D" w:rsidDel="00C0125F">
            <w:delText>-</w:delText>
          </w:r>
        </w:del>
      </w:ins>
      <w:ins w:id="152" w:author="Graham, Robert" w:date="2025-07-20T18:30:00Z" w16du:dateUtc="2025-07-20T23:30:00Z">
        <w:del w:id="153" w:author="meaghan creed" w:date="2025-07-27T19:23:00Z" w16du:dateUtc="2025-07-28T00:23:00Z">
          <w:r w:rsidR="00FE762F" w:rsidDel="00C0125F">
            <w:delText>dimensional</w:delText>
          </w:r>
        </w:del>
      </w:ins>
      <w:del w:id="154" w:author="meaghan creed" w:date="2025-07-27T19:23:00Z" w16du:dateUtc="2025-07-28T00:23:00Z">
        <w:r w:rsidR="00894788" w:rsidDel="00C0125F">
          <w:delText xml:space="preserve"> parameter space over hundreds of thousands of iterations</w:delText>
        </w:r>
      </w:del>
      <w:ins w:id="155" w:author="Graham, Robert" w:date="2025-07-20T18:44:00Z" w16du:dateUtc="2025-07-20T23:44:00Z">
        <w:del w:id="156" w:author="meaghan creed" w:date="2025-07-27T19:23:00Z" w16du:dateUtc="2025-07-28T00:23:00Z">
          <w:r w:rsidR="0007477C" w:rsidDel="00C0125F">
            <w:delText>of physiological ranges of ionic conductances across the 8 chan</w:delText>
          </w:r>
        </w:del>
      </w:ins>
      <w:ins w:id="157" w:author="Graham, Robert" w:date="2025-07-20T18:45:00Z" w16du:dateUtc="2025-07-20T23:45:00Z">
        <w:del w:id="158" w:author="meaghan creed" w:date="2025-07-27T19:23:00Z" w16du:dateUtc="2025-07-28T00:23:00Z">
          <w:r w:rsidR="0007477C" w:rsidDel="00C0125F">
            <w:delText>nels we model</w:delText>
          </w:r>
          <w:r w:rsidR="00AE1487" w:rsidDel="00C0125F">
            <w:delText>e</w:delText>
          </w:r>
          <w:r w:rsidR="0007477C" w:rsidDel="00C0125F">
            <w:delText>d</w:delText>
          </w:r>
        </w:del>
      </w:ins>
      <w:del w:id="159" w:author="meaghan creed" w:date="2025-07-27T19:23:00Z" w16du:dateUtc="2025-07-28T00:23:00Z">
        <w:r w:rsidR="00894788" w:rsidDel="00C0125F">
          <w:delText xml:space="preserve">. From this, he generated tens </w:delText>
        </w:r>
      </w:del>
      <w:ins w:id="160" w:author="Graham, Robert" w:date="2025-07-20T18:25:00Z" w16du:dateUtc="2025-07-20T23:25:00Z">
        <w:del w:id="161" w:author="meaghan creed" w:date="2025-07-27T19:23:00Z" w16du:dateUtc="2025-07-28T00:23:00Z">
          <w:r w:rsidR="00B615F0" w:rsidDel="00C0125F">
            <w:delText xml:space="preserve">hundreds </w:delText>
          </w:r>
        </w:del>
      </w:ins>
      <w:del w:id="162" w:author="meaghan creed" w:date="2025-07-27T19:23:00Z" w16du:dateUtc="2025-07-28T00:23:00Z">
        <w:r w:rsidR="00894788" w:rsidDel="00C0125F">
          <w:delText>of thousands of plausible ion channel combinations, which he then systematically tested</w:delText>
        </w:r>
      </w:del>
      <w:ins w:id="163" w:author="Graham, Robert" w:date="2025-07-20T18:33:00Z" w16du:dateUtc="2025-07-20T23:33:00Z">
        <w:del w:id="164" w:author="meaghan creed" w:date="2025-07-27T19:23:00Z" w16du:dateUtc="2025-07-28T00:23:00Z">
          <w:r w:rsidR="00FE762F" w:rsidDel="00C0125F">
            <w:delText xml:space="preserve"> and ranked based on</w:delText>
          </w:r>
        </w:del>
      </w:ins>
      <w:del w:id="165" w:author="meaghan creed" w:date="2025-07-27T19:23:00Z" w16du:dateUtc="2025-07-28T00:23:00Z">
        <w:r w:rsidR="00894788" w:rsidDel="00C0125F">
          <w:delText xml:space="preserve"> against our</w:delText>
        </w:r>
      </w:del>
      <w:ins w:id="166" w:author="Graham, Robert" w:date="2025-07-20T18:26:00Z" w16du:dateUtc="2025-07-20T23:26:00Z">
        <w:del w:id="167" w:author="meaghan creed" w:date="2025-07-27T19:23:00Z" w16du:dateUtc="2025-07-28T00:23:00Z">
          <w:r w:rsidR="00B615F0" w:rsidDel="00C0125F">
            <w:delText xml:space="preserve"> their ability to reproduce</w:delText>
          </w:r>
        </w:del>
      </w:ins>
      <w:del w:id="168" w:author="meaghan creed" w:date="2025-07-27T19:23:00Z" w16du:dateUtc="2025-07-28T00:23:00Z">
        <w:r w:rsidR="00894788" w:rsidDel="00C0125F">
          <w:delText xml:space="preserve"> experimentally observed IO Curves</w:delText>
        </w:r>
      </w:del>
      <w:ins w:id="169" w:author="Graham, Robert" w:date="2025-07-20T18:37:00Z" w16du:dateUtc="2025-07-20T23:37:00Z">
        <w:del w:id="170" w:author="meaghan creed" w:date="2025-07-27T19:23:00Z" w16du:dateUtc="2025-07-28T00:23:00Z">
          <w:r w:rsidR="00E216E8" w:rsidDel="00C0125F">
            <w:delText xml:space="preserve"> and other excitability metrics</w:delText>
          </w:r>
        </w:del>
      </w:ins>
      <w:del w:id="171" w:author="meaghan creed" w:date="2025-07-27T19:23:00Z" w16du:dateUtc="2025-07-28T00:23:00Z">
        <w:r w:rsidR="00894788" w:rsidDel="00C0125F">
          <w:delText>.</w:delText>
        </w:r>
      </w:del>
    </w:p>
    <w:p w14:paraId="596B5368" w14:textId="77777777" w:rsidR="009A6DF0" w:rsidRDefault="009A6DF0" w:rsidP="009A6DF0">
      <w:pPr>
        <w:rPr>
          <w:ins w:id="172" w:author="meaghan creed" w:date="2025-07-29T22:38:00Z" w16du:dateUtc="2025-07-30T03:38:00Z"/>
        </w:rPr>
      </w:pPr>
    </w:p>
    <w:p w14:paraId="0DBDD942" w14:textId="110F6C44" w:rsidR="009A6DF0" w:rsidRDefault="009A6DF0" w:rsidP="009A6DF0">
      <w:pPr>
        <w:rPr>
          <w:ins w:id="173" w:author="meaghan creed" w:date="2025-07-31T23:13:00Z" w16du:dateUtc="2025-08-01T04:13:00Z"/>
        </w:rPr>
      </w:pPr>
      <w:ins w:id="174" w:author="meaghan creed" w:date="2025-07-29T22:38:00Z" w16du:dateUtc="2025-07-30T03:38:00Z">
        <w:r>
          <w:t>SNI Tricky Bandit:</w:t>
        </w:r>
      </w:ins>
    </w:p>
    <w:p w14:paraId="331C10CC" w14:textId="37268BDF" w:rsidR="00235262" w:rsidRDefault="00235262" w:rsidP="009A6DF0">
      <w:pPr>
        <w:rPr>
          <w:ins w:id="175" w:author="meaghan creed" w:date="2025-07-31T23:23:00Z" w16du:dateUtc="2025-08-01T04:23:00Z"/>
        </w:rPr>
      </w:pPr>
      <w:ins w:id="176" w:author="meaghan creed" w:date="2025-07-31T23:13:00Z" w16du:dateUtc="2025-08-01T04:13:00Z">
        <w:r>
          <w:t>Both SHAM and SNI perform better than chance, but not different from each other:</w:t>
        </w:r>
        <w:r>
          <w:br/>
        </w:r>
        <w:r w:rsidRPr="00235262">
          <w:rPr>
            <w:noProof/>
          </w:rPr>
          <w:drawing>
            <wp:inline distT="0" distB="0" distL="0" distR="0" wp14:anchorId="5CD0B996" wp14:editId="54138D65">
              <wp:extent cx="6563641" cy="2038635"/>
              <wp:effectExtent l="0" t="0" r="0" b="0"/>
              <wp:docPr id="7928143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4318" name="Picture 1" descr="A screenshot of a computer program&#10;&#10;AI-generated content may be incorrect."/>
                      <pic:cNvPicPr/>
                    </pic:nvPicPr>
                    <pic:blipFill>
                      <a:blip r:embed="rId6"/>
                      <a:stretch>
                        <a:fillRect/>
                      </a:stretch>
                    </pic:blipFill>
                    <pic:spPr>
                      <a:xfrm>
                        <a:off x="0" y="0"/>
                        <a:ext cx="6563641" cy="2038635"/>
                      </a:xfrm>
                      <a:prstGeom prst="rect">
                        <a:avLst/>
                      </a:prstGeom>
                    </pic:spPr>
                  </pic:pic>
                </a:graphicData>
              </a:graphic>
            </wp:inline>
          </w:drawing>
        </w:r>
      </w:ins>
    </w:p>
    <w:p w14:paraId="12604F09" w14:textId="150869AA" w:rsidR="00235262" w:rsidRDefault="00235262" w:rsidP="009A6DF0">
      <w:pPr>
        <w:rPr>
          <w:ins w:id="177" w:author="meaghan creed" w:date="2025-07-29T22:38:00Z" w16du:dateUtc="2025-07-30T03:38:00Z"/>
        </w:rPr>
      </w:pPr>
      <w:ins w:id="178" w:author="meaghan creed" w:date="2025-07-31T23:23:00Z" w16du:dateUtc="2025-08-01T04:23:00Z">
        <w:r>
          <w:t>Same for accuracy</w:t>
        </w:r>
        <w:r w:rsidR="00B157C4">
          <w:t>, except SNI are 2% better than SHAM</w:t>
        </w:r>
      </w:ins>
      <w:ins w:id="179" w:author="meaghan creed" w:date="2025-07-31T23:24:00Z" w16du:dateUtc="2025-08-01T04:24:00Z">
        <w:r w:rsidR="00B157C4">
          <w:t>s</w:t>
        </w:r>
      </w:ins>
      <w:ins w:id="180" w:author="meaghan creed" w:date="2025-07-31T23:23:00Z" w16du:dateUtc="2025-08-01T04:23:00Z">
        <w:r>
          <w:t>:</w:t>
        </w:r>
        <w:r>
          <w:br/>
        </w:r>
        <w:r w:rsidRPr="00235262">
          <w:rPr>
            <w:noProof/>
          </w:rPr>
          <w:drawing>
            <wp:inline distT="0" distB="0" distL="0" distR="0" wp14:anchorId="3A39B099" wp14:editId="5238B4CC">
              <wp:extent cx="6554115" cy="1933845"/>
              <wp:effectExtent l="0" t="0" r="0" b="9525"/>
              <wp:docPr id="12093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39220" name=""/>
                      <pic:cNvPicPr/>
                    </pic:nvPicPr>
                    <pic:blipFill>
                      <a:blip r:embed="rId7"/>
                      <a:stretch>
                        <a:fillRect/>
                      </a:stretch>
                    </pic:blipFill>
                    <pic:spPr>
                      <a:xfrm>
                        <a:off x="0" y="0"/>
                        <a:ext cx="6554115" cy="1933845"/>
                      </a:xfrm>
                      <a:prstGeom prst="rect">
                        <a:avLst/>
                      </a:prstGeom>
                    </pic:spPr>
                  </pic:pic>
                </a:graphicData>
              </a:graphic>
            </wp:inline>
          </w:drawing>
        </w:r>
      </w:ins>
    </w:p>
    <w:p w14:paraId="4C87D201" w14:textId="43EAE5FD" w:rsidR="00C0125F" w:rsidRDefault="009E6BBD" w:rsidP="00551ECA">
      <w:pPr>
        <w:rPr>
          <w:ins w:id="181" w:author="meaghan creed" w:date="2025-08-02T18:39:00Z" w16du:dateUtc="2025-08-02T23:39:00Z"/>
        </w:rPr>
      </w:pPr>
      <w:ins w:id="182" w:author="meaghan creed" w:date="2025-08-02T18:41:00Z" w16du:dateUtc="2025-08-02T23:41:00Z">
        <w:r w:rsidRPr="009E6BBD">
          <w:rPr>
            <w:noProof/>
          </w:rPr>
          <w:lastRenderedPageBreak/>
          <w:drawing>
            <wp:inline distT="0" distB="0" distL="0" distR="0" wp14:anchorId="2585F606" wp14:editId="79A35B3C">
              <wp:extent cx="6858000" cy="5035550"/>
              <wp:effectExtent l="0" t="0" r="0" b="0"/>
              <wp:docPr id="18200011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1162" name="Picture 1" descr="A screenshot of a graph&#10;&#10;AI-generated content may be incorrect."/>
                      <pic:cNvPicPr/>
                    </pic:nvPicPr>
                    <pic:blipFill>
                      <a:blip r:embed="rId8"/>
                      <a:stretch>
                        <a:fillRect/>
                      </a:stretch>
                    </pic:blipFill>
                    <pic:spPr>
                      <a:xfrm>
                        <a:off x="0" y="0"/>
                        <a:ext cx="6858000" cy="5035550"/>
                      </a:xfrm>
                      <a:prstGeom prst="rect">
                        <a:avLst/>
                      </a:prstGeom>
                    </pic:spPr>
                  </pic:pic>
                </a:graphicData>
              </a:graphic>
            </wp:inline>
          </w:drawing>
        </w:r>
      </w:ins>
      <w:del w:id="183" w:author="meaghan creed" w:date="2025-07-27T19:23:00Z" w16du:dateUtc="2025-07-28T00:23:00Z">
        <w:r w:rsidR="00894788" w:rsidDel="00C0125F">
          <w:delText>From t</w:delText>
        </w:r>
      </w:del>
      <w:ins w:id="184" w:author="Graham, Robert" w:date="2025-07-20T18:33:00Z" w16du:dateUtc="2025-07-20T23:33:00Z">
        <w:del w:id="185" w:author="meaghan creed" w:date="2025-07-27T19:23:00Z" w16du:dateUtc="2025-07-28T00:23:00Z">
          <w:r w:rsidR="00FE762F" w:rsidDel="00C0125F">
            <w:delText>T</w:delText>
          </w:r>
        </w:del>
      </w:ins>
      <w:del w:id="186" w:author="meaghan creed" w:date="2025-07-27T19:23:00Z" w16du:dateUtc="2025-07-28T00:23:00Z">
        <w:r w:rsidR="00894788" w:rsidDel="00C0125F">
          <w:delText>his, he culled his possibilities to the</w:delText>
        </w:r>
      </w:del>
      <w:ins w:id="187" w:author="Graham, Robert" w:date="2025-07-20T18:33:00Z" w16du:dateUtc="2025-07-20T23:33:00Z">
        <w:del w:id="188" w:author="meaghan creed" w:date="2025-07-27T19:23:00Z" w16du:dateUtc="2025-07-28T00:23:00Z">
          <w:r w:rsidR="00FE762F" w:rsidDel="00C0125F">
            <w:delText xml:space="preserve"> resulted in 64 combinations that described SHAM neuron models and 50 combinations that described SNI neuron models.</w:delText>
          </w:r>
        </w:del>
      </w:ins>
      <w:del w:id="189" w:author="meaghan creed" w:date="2025-07-27T19:23:00Z" w16du:dateUtc="2025-07-28T00:23:00Z">
        <w:r w:rsidR="00894788" w:rsidDel="00C0125F">
          <w:delText xml:space="preserve"> top 20 [insert how many models we actual have] ‘hits’, based on how well they matched our experimental data. So now we’ve got these two populations of model neurons that reproduce behavior of our SHAM and SNI models. Now, we can look at the individual conductance values across these models and ask: “What conductances are systematically different between our two model populations?” And what we found is that sodium channel conductance, A-type potassium current conductance and small, calcium-activated potassium current conductance </w:delText>
        </w:r>
        <w:r w:rsidR="00FE762F" w:rsidDel="00C0125F">
          <w:delText>were</w:delText>
        </w:r>
        <w:r w:rsidR="00894788" w:rsidDel="00C0125F">
          <w:delText xml:space="preserve"> significantly different between these models</w:delText>
        </w:r>
      </w:del>
      <w:ins w:id="190" w:author="Graham, Robert" w:date="2025-07-20T18:34:00Z" w16du:dateUtc="2025-07-20T23:34:00Z">
        <w:del w:id="191" w:author="meaghan creed" w:date="2025-07-27T19:23:00Z" w16du:dateUtc="2025-07-28T00:23:00Z">
          <w:r w:rsidR="00FE762F" w:rsidDel="00C0125F">
            <w:delText xml:space="preserve"> SNI and SHAM model groups</w:delText>
          </w:r>
        </w:del>
      </w:ins>
      <w:del w:id="192" w:author="meaghan creed" w:date="2025-07-27T19:23:00Z" w16du:dateUtc="2025-07-28T00:23:00Z">
        <w:r w:rsidR="00894788" w:rsidDel="00C0125F">
          <w:delText>. With this roadmap in hand, Jeremy [et co] set out to verify these predictions experimentally.</w:delText>
        </w:r>
      </w:del>
    </w:p>
    <w:p w14:paraId="4B335470" w14:textId="77777777" w:rsidR="00BD50A4" w:rsidRDefault="00BD50A4" w:rsidP="00551ECA">
      <w:pPr>
        <w:rPr>
          <w:ins w:id="193" w:author="meaghan creed" w:date="2025-08-03T16:06:00Z" w16du:dateUtc="2025-08-03T21:06:00Z"/>
        </w:rPr>
      </w:pPr>
    </w:p>
    <w:p w14:paraId="58E9F124" w14:textId="77777777" w:rsidR="006C240B" w:rsidRDefault="006C240B">
      <w:pPr>
        <w:rPr>
          <w:ins w:id="194" w:author="meaghan creed" w:date="2025-09-06T22:13:00Z" w16du:dateUtc="2025-09-07T03:13:00Z"/>
        </w:rPr>
      </w:pPr>
      <w:ins w:id="195" w:author="meaghan creed" w:date="2025-09-06T22:13:00Z" w16du:dateUtc="2025-09-07T03:13:00Z">
        <w:r>
          <w:br w:type="page"/>
        </w:r>
      </w:ins>
    </w:p>
    <w:p w14:paraId="70390F3E" w14:textId="77777777" w:rsidR="006C240B" w:rsidRDefault="006C240B" w:rsidP="00551ECA">
      <w:pPr>
        <w:rPr>
          <w:ins w:id="196" w:author="meaghan creed" w:date="2025-09-06T22:13:00Z" w16du:dateUtc="2025-09-07T03:13:00Z"/>
        </w:rPr>
      </w:pPr>
    </w:p>
    <w:p w14:paraId="76F2BDAA" w14:textId="2036C53A" w:rsidR="00BD50A4" w:rsidRDefault="00BD50A4" w:rsidP="00551ECA">
      <w:pPr>
        <w:rPr>
          <w:ins w:id="197" w:author="meaghan creed" w:date="2025-08-03T16:06:00Z" w16du:dateUtc="2025-08-03T21:06:00Z"/>
        </w:rPr>
      </w:pPr>
      <w:ins w:id="198" w:author="meaghan creed" w:date="2025-08-03T16:06:00Z" w16du:dateUtc="2025-08-03T21:06:00Z">
        <w:r w:rsidRPr="000F6476">
          <w:rPr>
            <w:noProof/>
          </w:rPr>
          <w:drawing>
            <wp:inline distT="0" distB="0" distL="0" distR="0" wp14:anchorId="79F7588D" wp14:editId="0978EEE1">
              <wp:extent cx="6858000" cy="5214620"/>
              <wp:effectExtent l="0" t="0" r="0" b="5080"/>
              <wp:docPr id="6697427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2763" name="Picture 1" descr="A screenshot of a graph&#10;&#10;AI-generated content may be incorrect."/>
                      <pic:cNvPicPr/>
                    </pic:nvPicPr>
                    <pic:blipFill>
                      <a:blip r:embed="rId9"/>
                      <a:stretch>
                        <a:fillRect/>
                      </a:stretch>
                    </pic:blipFill>
                    <pic:spPr>
                      <a:xfrm>
                        <a:off x="0" y="0"/>
                        <a:ext cx="6858000" cy="5214620"/>
                      </a:xfrm>
                      <a:prstGeom prst="rect">
                        <a:avLst/>
                      </a:prstGeom>
                    </pic:spPr>
                  </pic:pic>
                </a:graphicData>
              </a:graphic>
            </wp:inline>
          </w:drawing>
        </w:r>
      </w:ins>
    </w:p>
    <w:p w14:paraId="3BACA255" w14:textId="280627F3" w:rsidR="00BD50A4" w:rsidRDefault="00BD50A4">
      <w:pPr>
        <w:rPr>
          <w:ins w:id="199" w:author="meaghan creed" w:date="2025-08-03T16:06:00Z" w16du:dateUtc="2025-08-03T21:06:00Z"/>
        </w:rPr>
      </w:pPr>
      <w:ins w:id="200" w:author="meaghan creed" w:date="2025-08-03T16:06:00Z" w16du:dateUtc="2025-08-03T21:06:00Z">
        <w:r>
          <w:br w:type="page"/>
        </w:r>
      </w:ins>
    </w:p>
    <w:p w14:paraId="621221A4" w14:textId="77777777" w:rsidR="00BD50A4" w:rsidRPr="00BD50A4" w:rsidRDefault="00BD50A4" w:rsidP="00BD50A4">
      <w:pPr>
        <w:rPr>
          <w:ins w:id="201" w:author="meaghan creed" w:date="2025-08-03T16:06:00Z"/>
        </w:rPr>
      </w:pPr>
      <w:ins w:id="202" w:author="meaghan creed" w:date="2025-08-03T16:06:00Z">
        <w:r w:rsidRPr="00BD50A4">
          <w:lastRenderedPageBreak/>
          <w:t xml:space="preserve">I have two directories of .csv files. One for "SHAM" and 1 for "SNI". In each directory, each .csv file contains the behavioral data for a mouse performing a two-armed bandit task. There are two columns: "Prob_left" and "Prob_right" which give the probabilites of the left and right reward ports, respectively. There are 3 different kinds of reward blocks, when "Prob_left" + "Prob_right" = 50, it's a 'low probability' block, when "Prob_left" + "Prob_right" = 100, it's a medium probability, when "Prob_left" + "Prob_right" = 150, it's a high probability. There is an "Event" column; if "Event" = Left or Right, that indicates a mouse made a nosepoke on the left or right port. If "Event" = "Pellet", the prior choice was rewarded. Each "Pellet" event is associated with a Retrieval Time (Can be found in the "Retrieval_time" column on the same row as the Pellet). Each Poke is associated with a Poke time (can be found in the "Poke_time" column on the same row as the poke. </w:t>
        </w:r>
      </w:ins>
    </w:p>
    <w:p w14:paraId="6CA18790" w14:textId="77777777" w:rsidR="00BD50A4" w:rsidRPr="00BD50A4" w:rsidRDefault="00BD50A4" w:rsidP="00BD50A4">
      <w:pPr>
        <w:rPr>
          <w:ins w:id="203" w:author="meaghan creed" w:date="2025-08-03T16:06:00Z"/>
        </w:rPr>
      </w:pPr>
      <w:ins w:id="204" w:author="meaghan creed" w:date="2025-08-03T16:06:00Z">
        <w:r w:rsidRPr="00BD50A4">
          <w:t xml:space="preserve">If the filename starts with "F", sex is female, if filename starts with "M", sex is male. </w:t>
        </w:r>
      </w:ins>
    </w:p>
    <w:p w14:paraId="0BDA95B4" w14:textId="77777777" w:rsidR="00BD50A4" w:rsidRPr="00BD50A4" w:rsidRDefault="00BD50A4" w:rsidP="00BD50A4">
      <w:pPr>
        <w:rPr>
          <w:ins w:id="205" w:author="meaghan creed" w:date="2025-08-03T16:06:00Z"/>
        </w:rPr>
      </w:pPr>
      <w:ins w:id="206" w:author="meaghan creed" w:date="2025-08-03T16:06:00Z">
        <w:r w:rsidRPr="00BD50A4">
          <w:t xml:space="preserve">I want to make a series of 6 plots; 3 columns and 2 rows. For all plots, the x axis should be the Block type (Low, Med, High). For the top row, the Y axis should be the average Pellet retrieval time. On the left plot, I want to plot all the blocks from all the SHAM mice in blue; each block should be represented by 1 point, different symbols by sex (Male = closed circles, Female = open circles). On the top middle plot, I want to plot all the blocks from all the SNI mice in red; each block should be represented by 1 point, different symbols by sex (Male = closed circles, Female = open circles). On the top rightmost plot, instead of plotting every block, I want to plot the mean retrieval time for each mouse such that each mouse is represented by only 1 point, with SEM error bars around each point for each mouse; SHAM = blue, SNI = red, closed circles = Male, open circles = Female. </w:t>
        </w:r>
      </w:ins>
    </w:p>
    <w:p w14:paraId="0F376AC6" w14:textId="24856EB6" w:rsidR="00DD0ED1" w:rsidRDefault="00DD0ED1">
      <w:pPr>
        <w:rPr>
          <w:ins w:id="207" w:author="meaghan creed" w:date="2025-08-03T16:48:00Z" w16du:dateUtc="2025-08-03T21:48:00Z"/>
        </w:rPr>
      </w:pPr>
      <w:ins w:id="208" w:author="meaghan creed" w:date="2025-08-03T16:48:00Z" w16du:dateUtc="2025-08-03T21:48:00Z">
        <w:r>
          <w:br w:type="page"/>
        </w:r>
      </w:ins>
    </w:p>
    <w:p w14:paraId="2DF4FEA8" w14:textId="352E69EB" w:rsidR="000F6476" w:rsidRDefault="007960D9" w:rsidP="00551ECA">
      <w:pPr>
        <w:rPr>
          <w:ins w:id="209" w:author="meaghan creed" w:date="2025-08-03T19:27:00Z" w16du:dateUtc="2025-08-04T00:27:00Z"/>
        </w:rPr>
      </w:pPr>
      <w:ins w:id="210" w:author="meaghan creed" w:date="2025-08-03T16:48:00Z" w16du:dateUtc="2025-08-03T21:48:00Z">
        <w:r w:rsidRPr="007960D9">
          <w:rPr>
            <w:noProof/>
          </w:rPr>
          <w:lastRenderedPageBreak/>
          <w:drawing>
            <wp:inline distT="0" distB="0" distL="0" distR="0" wp14:anchorId="50A22B32" wp14:editId="5BFC5F48">
              <wp:extent cx="6858000" cy="5732780"/>
              <wp:effectExtent l="0" t="0" r="0" b="1270"/>
              <wp:docPr id="15113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8509" name=""/>
                      <pic:cNvPicPr/>
                    </pic:nvPicPr>
                    <pic:blipFill>
                      <a:blip r:embed="rId10"/>
                      <a:stretch>
                        <a:fillRect/>
                      </a:stretch>
                    </pic:blipFill>
                    <pic:spPr>
                      <a:xfrm>
                        <a:off x="0" y="0"/>
                        <a:ext cx="6858000" cy="5732780"/>
                      </a:xfrm>
                      <a:prstGeom prst="rect">
                        <a:avLst/>
                      </a:prstGeom>
                    </pic:spPr>
                  </pic:pic>
                </a:graphicData>
              </a:graphic>
            </wp:inline>
          </w:drawing>
        </w:r>
      </w:ins>
    </w:p>
    <w:p w14:paraId="6588167F" w14:textId="784A8057" w:rsidR="000358D1" w:rsidRDefault="000358D1" w:rsidP="00551ECA">
      <w:pPr>
        <w:rPr>
          <w:ins w:id="211" w:author="meaghan creed" w:date="2025-08-03T19:27:00Z" w16du:dateUtc="2025-08-04T00:27:00Z"/>
        </w:rPr>
      </w:pPr>
      <w:ins w:id="212" w:author="meaghan creed" w:date="2025-08-03T19:27:00Z" w16du:dateUtc="2025-08-04T00:27:00Z">
        <w:r>
          <w:t xml:space="preserve">Poke Times: </w:t>
        </w:r>
      </w:ins>
    </w:p>
    <w:p w14:paraId="2E2B7001" w14:textId="0A9910C3" w:rsidR="000358D1" w:rsidRDefault="000358D1" w:rsidP="00551ECA">
      <w:pPr>
        <w:rPr>
          <w:ins w:id="213" w:author="meaghan creed" w:date="2025-08-03T19:27:00Z" w16du:dateUtc="2025-08-04T00:27:00Z"/>
        </w:rPr>
      </w:pPr>
      <w:ins w:id="214" w:author="meaghan creed" w:date="2025-08-03T19:27:00Z" w16du:dateUtc="2025-08-04T00:27:00Z">
        <w:r w:rsidRPr="000358D1">
          <w:rPr>
            <w:noProof/>
          </w:rPr>
          <w:drawing>
            <wp:inline distT="0" distB="0" distL="0" distR="0" wp14:anchorId="2D24CBD4" wp14:editId="15A01004">
              <wp:extent cx="6858000" cy="2783840"/>
              <wp:effectExtent l="0" t="0" r="0" b="0"/>
              <wp:docPr id="743516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16771" name="Picture 1" descr="A screenshot of a computer&#10;&#10;AI-generated content may be incorrect."/>
                      <pic:cNvPicPr/>
                    </pic:nvPicPr>
                    <pic:blipFill>
                      <a:blip r:embed="rId11"/>
                      <a:stretch>
                        <a:fillRect/>
                      </a:stretch>
                    </pic:blipFill>
                    <pic:spPr>
                      <a:xfrm>
                        <a:off x="0" y="0"/>
                        <a:ext cx="6858000" cy="2783840"/>
                      </a:xfrm>
                      <a:prstGeom prst="rect">
                        <a:avLst/>
                      </a:prstGeom>
                    </pic:spPr>
                  </pic:pic>
                </a:graphicData>
              </a:graphic>
            </wp:inline>
          </w:drawing>
        </w:r>
      </w:ins>
    </w:p>
    <w:p w14:paraId="42DAEB25" w14:textId="77777777" w:rsidR="000358D1" w:rsidRDefault="000358D1" w:rsidP="00551ECA">
      <w:pPr>
        <w:rPr>
          <w:ins w:id="215" w:author="meaghan creed" w:date="2025-08-03T19:27:00Z" w16du:dateUtc="2025-08-04T00:27:00Z"/>
        </w:rPr>
      </w:pPr>
    </w:p>
    <w:p w14:paraId="1FD96B76" w14:textId="3246CF9B" w:rsidR="000358D1" w:rsidRDefault="00CF66CC" w:rsidP="00551ECA">
      <w:pPr>
        <w:rPr>
          <w:ins w:id="216" w:author="meaghan creed" w:date="2025-08-03T19:27:00Z" w16du:dateUtc="2025-08-04T00:27:00Z"/>
        </w:rPr>
      </w:pPr>
      <w:ins w:id="217" w:author="meaghan creed" w:date="2025-08-03T20:33:00Z" w16du:dateUtc="2025-08-04T01:33:00Z">
        <w:r>
          <w:t>SHAM 60s</w:t>
        </w:r>
        <w:r>
          <w:br/>
        </w:r>
        <w:r w:rsidRPr="00CF66CC">
          <w:rPr>
            <w:noProof/>
          </w:rPr>
          <w:drawing>
            <wp:inline distT="0" distB="0" distL="0" distR="0" wp14:anchorId="61974BF1" wp14:editId="5A6B8656">
              <wp:extent cx="6858000" cy="6445250"/>
              <wp:effectExtent l="0" t="0" r="0" b="0"/>
              <wp:docPr id="67315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5704" name=""/>
                      <pic:cNvPicPr/>
                    </pic:nvPicPr>
                    <pic:blipFill>
                      <a:blip r:embed="rId12"/>
                      <a:stretch>
                        <a:fillRect/>
                      </a:stretch>
                    </pic:blipFill>
                    <pic:spPr>
                      <a:xfrm>
                        <a:off x="0" y="0"/>
                        <a:ext cx="6858000" cy="6445250"/>
                      </a:xfrm>
                      <a:prstGeom prst="rect">
                        <a:avLst/>
                      </a:prstGeom>
                    </pic:spPr>
                  </pic:pic>
                </a:graphicData>
              </a:graphic>
            </wp:inline>
          </w:drawing>
        </w:r>
      </w:ins>
    </w:p>
    <w:p w14:paraId="4B99451C" w14:textId="64DE9797" w:rsidR="000358D1" w:rsidRDefault="00AD74C4" w:rsidP="00551ECA">
      <w:pPr>
        <w:rPr>
          <w:ins w:id="218" w:author="meaghan creed" w:date="2025-08-03T19:27:00Z" w16du:dateUtc="2025-08-04T00:27:00Z"/>
        </w:rPr>
      </w:pPr>
      <w:ins w:id="219" w:author="meaghan creed" w:date="2025-08-03T20:35:00Z" w16du:dateUtc="2025-08-04T01:35:00Z">
        <w:r w:rsidRPr="00AD74C4">
          <w:rPr>
            <w:noProof/>
          </w:rPr>
          <w:lastRenderedPageBreak/>
          <w:drawing>
            <wp:inline distT="0" distB="0" distL="0" distR="0" wp14:anchorId="4A6A5F6F" wp14:editId="07877502">
              <wp:extent cx="6858000" cy="5923280"/>
              <wp:effectExtent l="0" t="0" r="0" b="1270"/>
              <wp:docPr id="1534706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6906" name="Picture 1" descr="A screenshot of a computer&#10;&#10;AI-generated content may be incorrect."/>
                      <pic:cNvPicPr/>
                    </pic:nvPicPr>
                    <pic:blipFill>
                      <a:blip r:embed="rId13"/>
                      <a:stretch>
                        <a:fillRect/>
                      </a:stretch>
                    </pic:blipFill>
                    <pic:spPr>
                      <a:xfrm>
                        <a:off x="0" y="0"/>
                        <a:ext cx="6858000" cy="5923280"/>
                      </a:xfrm>
                      <a:prstGeom prst="rect">
                        <a:avLst/>
                      </a:prstGeom>
                    </pic:spPr>
                  </pic:pic>
                </a:graphicData>
              </a:graphic>
            </wp:inline>
          </w:drawing>
        </w:r>
      </w:ins>
    </w:p>
    <w:p w14:paraId="716884CE" w14:textId="77777777" w:rsidR="000358D1" w:rsidRDefault="000358D1" w:rsidP="00551ECA">
      <w:pPr>
        <w:rPr>
          <w:ins w:id="220" w:author="meaghan creed" w:date="2025-08-03T19:27:00Z" w16du:dateUtc="2025-08-04T00:27:00Z"/>
        </w:rPr>
      </w:pPr>
    </w:p>
    <w:p w14:paraId="6A486CA0" w14:textId="77777777" w:rsidR="000358D1" w:rsidRDefault="000358D1" w:rsidP="00551ECA">
      <w:pPr>
        <w:rPr>
          <w:ins w:id="221" w:author="meaghan creed" w:date="2025-08-03T19:27:00Z" w16du:dateUtc="2025-08-04T00:27:00Z"/>
        </w:rPr>
      </w:pPr>
    </w:p>
    <w:p w14:paraId="549A7CD7" w14:textId="77777777" w:rsidR="000358D1" w:rsidRDefault="000358D1" w:rsidP="00551ECA">
      <w:pPr>
        <w:rPr>
          <w:ins w:id="222" w:author="meaghan creed" w:date="2025-08-03T19:27:00Z" w16du:dateUtc="2025-08-04T00:27:00Z"/>
        </w:rPr>
      </w:pPr>
    </w:p>
    <w:p w14:paraId="64E98422" w14:textId="77777777" w:rsidR="000358D1" w:rsidRDefault="000358D1" w:rsidP="00551ECA">
      <w:pPr>
        <w:rPr>
          <w:ins w:id="223" w:author="meaghan creed" w:date="2025-08-03T19:27:00Z" w16du:dateUtc="2025-08-04T00:27:00Z"/>
        </w:rPr>
      </w:pPr>
    </w:p>
    <w:p w14:paraId="4170531D" w14:textId="47F36A2F" w:rsidR="006C240B" w:rsidRDefault="006C240B">
      <w:pPr>
        <w:rPr>
          <w:ins w:id="224" w:author="meaghan creed" w:date="2025-09-06T22:14:00Z" w16du:dateUtc="2025-09-07T03:14:00Z"/>
        </w:rPr>
      </w:pPr>
      <w:ins w:id="225" w:author="meaghan creed" w:date="2025-09-06T22:14:00Z" w16du:dateUtc="2025-09-07T03:14:00Z">
        <w:r>
          <w:br w:type="page"/>
        </w:r>
      </w:ins>
    </w:p>
    <w:p w14:paraId="603D6C4E" w14:textId="266411A0" w:rsidR="000358D1" w:rsidRPr="006C240B" w:rsidRDefault="006C240B" w:rsidP="00551ECA">
      <w:pPr>
        <w:rPr>
          <w:ins w:id="226" w:author="meaghan creed" w:date="2025-09-06T22:14:00Z" w16du:dateUtc="2025-09-07T03:14:00Z"/>
          <w:b/>
          <w:bCs/>
          <w:rPrChange w:id="227" w:author="meaghan creed" w:date="2025-09-06T22:14:00Z" w16du:dateUtc="2025-09-07T03:14:00Z">
            <w:rPr>
              <w:ins w:id="228" w:author="meaghan creed" w:date="2025-09-06T22:14:00Z" w16du:dateUtc="2025-09-07T03:14:00Z"/>
            </w:rPr>
          </w:rPrChange>
        </w:rPr>
      </w:pPr>
      <w:ins w:id="229" w:author="meaghan creed" w:date="2025-09-06T22:14:00Z" w16du:dateUtc="2025-09-07T03:14:00Z">
        <w:r w:rsidRPr="006C240B">
          <w:rPr>
            <w:b/>
            <w:bCs/>
            <w:rPrChange w:id="230" w:author="meaghan creed" w:date="2025-09-06T22:14:00Z" w16du:dateUtc="2025-09-07T03:14:00Z">
              <w:rPr/>
            </w:rPrChange>
          </w:rPr>
          <w:lastRenderedPageBreak/>
          <w:t>Reversal Neutral</w:t>
        </w:r>
      </w:ins>
      <w:ins w:id="231" w:author="meaghan creed" w:date="2025-09-06T22:53:00Z" w16du:dateUtc="2025-09-07T03:53:00Z">
        <w:r w:rsidR="00185B4E">
          <w:rPr>
            <w:b/>
            <w:bCs/>
          </w:rPr>
          <w:t xml:space="preserve"> Pellets</w:t>
        </w:r>
      </w:ins>
    </w:p>
    <w:p w14:paraId="3FC3ADC7" w14:textId="77777777" w:rsidR="006C240B" w:rsidRPr="00567594" w:rsidRDefault="006C240B" w:rsidP="00567594">
      <w:pPr>
        <w:spacing w:after="0"/>
        <w:rPr>
          <w:ins w:id="232" w:author="meaghan creed" w:date="2025-09-06T22:14:00Z" w16du:dateUtc="2025-09-07T03:14:00Z"/>
          <w:sz w:val="18"/>
          <w:szCs w:val="18"/>
          <w:rPrChange w:id="233" w:author="meaghan creed" w:date="2025-09-06T22:15:00Z" w16du:dateUtc="2025-09-07T03:15:00Z">
            <w:rPr>
              <w:ins w:id="234" w:author="meaghan creed" w:date="2025-09-06T22:14:00Z" w16du:dateUtc="2025-09-07T03:14:00Z"/>
            </w:rPr>
          </w:rPrChange>
        </w:rPr>
        <w:pPrChange w:id="235" w:author="meaghan creed" w:date="2025-09-06T22:14:00Z" w16du:dateUtc="2025-09-07T03:14:00Z">
          <w:pPr/>
        </w:pPrChange>
      </w:pPr>
      <w:ins w:id="236" w:author="meaghan creed" w:date="2025-09-06T22:14:00Z" w16du:dateUtc="2025-09-07T03:14:00Z">
        <w:r w:rsidRPr="00567594">
          <w:rPr>
            <w:sz w:val="18"/>
            <w:szCs w:val="18"/>
            <w:rPrChange w:id="237" w:author="meaghan creed" w:date="2025-09-06T22:15:00Z" w16du:dateUtc="2025-09-07T03:15:00Z">
              <w:rPr/>
            </w:rPrChange>
          </w:rPr>
          <w:t>FSHAM_JMT_FED005.csv: 488</w:t>
        </w:r>
      </w:ins>
    </w:p>
    <w:p w14:paraId="50EE856E" w14:textId="77777777" w:rsidR="006C240B" w:rsidRPr="00567594" w:rsidRDefault="006C240B" w:rsidP="00567594">
      <w:pPr>
        <w:spacing w:after="0"/>
        <w:rPr>
          <w:ins w:id="238" w:author="meaghan creed" w:date="2025-09-06T22:14:00Z" w16du:dateUtc="2025-09-07T03:14:00Z"/>
          <w:sz w:val="18"/>
          <w:szCs w:val="18"/>
          <w:rPrChange w:id="239" w:author="meaghan creed" w:date="2025-09-06T22:15:00Z" w16du:dateUtc="2025-09-07T03:15:00Z">
            <w:rPr>
              <w:ins w:id="240" w:author="meaghan creed" w:date="2025-09-06T22:14:00Z" w16du:dateUtc="2025-09-07T03:14:00Z"/>
            </w:rPr>
          </w:rPrChange>
        </w:rPr>
        <w:pPrChange w:id="241" w:author="meaghan creed" w:date="2025-09-06T22:14:00Z" w16du:dateUtc="2025-09-07T03:14:00Z">
          <w:pPr/>
        </w:pPrChange>
      </w:pPr>
      <w:ins w:id="242" w:author="meaghan creed" w:date="2025-09-06T22:14:00Z" w16du:dateUtc="2025-09-07T03:14:00Z">
        <w:r w:rsidRPr="00567594">
          <w:rPr>
            <w:sz w:val="18"/>
            <w:szCs w:val="18"/>
            <w:rPrChange w:id="243" w:author="meaghan creed" w:date="2025-09-06T22:15:00Z" w16du:dateUtc="2025-09-07T03:15:00Z">
              <w:rPr/>
            </w:rPrChange>
          </w:rPr>
          <w:t>FSHAM_JMT_FED006.csv: 554</w:t>
        </w:r>
      </w:ins>
    </w:p>
    <w:p w14:paraId="6981BA81" w14:textId="77777777" w:rsidR="006C240B" w:rsidRPr="00567594" w:rsidRDefault="006C240B" w:rsidP="00567594">
      <w:pPr>
        <w:spacing w:after="0"/>
        <w:rPr>
          <w:ins w:id="244" w:author="meaghan creed" w:date="2025-09-06T22:14:00Z" w16du:dateUtc="2025-09-07T03:14:00Z"/>
          <w:sz w:val="18"/>
          <w:szCs w:val="18"/>
          <w:rPrChange w:id="245" w:author="meaghan creed" w:date="2025-09-06T22:15:00Z" w16du:dateUtc="2025-09-07T03:15:00Z">
            <w:rPr>
              <w:ins w:id="246" w:author="meaghan creed" w:date="2025-09-06T22:14:00Z" w16du:dateUtc="2025-09-07T03:14:00Z"/>
            </w:rPr>
          </w:rPrChange>
        </w:rPr>
        <w:pPrChange w:id="247" w:author="meaghan creed" w:date="2025-09-06T22:14:00Z" w16du:dateUtc="2025-09-07T03:14:00Z">
          <w:pPr/>
        </w:pPrChange>
      </w:pPr>
      <w:ins w:id="248" w:author="meaghan creed" w:date="2025-09-06T22:14:00Z" w16du:dateUtc="2025-09-07T03:14:00Z">
        <w:r w:rsidRPr="00567594">
          <w:rPr>
            <w:sz w:val="18"/>
            <w:szCs w:val="18"/>
            <w:rPrChange w:id="249" w:author="meaghan creed" w:date="2025-09-06T22:15:00Z" w16du:dateUtc="2025-09-07T03:15:00Z">
              <w:rPr/>
            </w:rPrChange>
          </w:rPr>
          <w:t>FSHAM_JMT_FED007.csv: 653</w:t>
        </w:r>
      </w:ins>
    </w:p>
    <w:p w14:paraId="30DCD622" w14:textId="77777777" w:rsidR="006C240B" w:rsidRPr="00567594" w:rsidRDefault="006C240B" w:rsidP="00567594">
      <w:pPr>
        <w:spacing w:after="0"/>
        <w:rPr>
          <w:ins w:id="250" w:author="meaghan creed" w:date="2025-09-06T22:14:00Z" w16du:dateUtc="2025-09-07T03:14:00Z"/>
          <w:sz w:val="18"/>
          <w:szCs w:val="18"/>
          <w:rPrChange w:id="251" w:author="meaghan creed" w:date="2025-09-06T22:15:00Z" w16du:dateUtc="2025-09-07T03:15:00Z">
            <w:rPr>
              <w:ins w:id="252" w:author="meaghan creed" w:date="2025-09-06T22:14:00Z" w16du:dateUtc="2025-09-07T03:14:00Z"/>
            </w:rPr>
          </w:rPrChange>
        </w:rPr>
        <w:pPrChange w:id="253" w:author="meaghan creed" w:date="2025-09-06T22:14:00Z" w16du:dateUtc="2025-09-07T03:14:00Z">
          <w:pPr/>
        </w:pPrChange>
      </w:pPr>
      <w:ins w:id="254" w:author="meaghan creed" w:date="2025-09-06T22:14:00Z" w16du:dateUtc="2025-09-07T03:14:00Z">
        <w:r w:rsidRPr="00567594">
          <w:rPr>
            <w:sz w:val="18"/>
            <w:szCs w:val="18"/>
            <w:rPrChange w:id="255" w:author="meaghan creed" w:date="2025-09-06T22:15:00Z" w16du:dateUtc="2025-09-07T03:15:00Z">
              <w:rPr/>
            </w:rPrChange>
          </w:rPr>
          <w:t>FSHAM_JMT_FED011.csv: 603</w:t>
        </w:r>
      </w:ins>
    </w:p>
    <w:p w14:paraId="230FA614" w14:textId="77777777" w:rsidR="006C240B" w:rsidRPr="00567594" w:rsidRDefault="006C240B" w:rsidP="00567594">
      <w:pPr>
        <w:spacing w:after="0"/>
        <w:rPr>
          <w:ins w:id="256" w:author="meaghan creed" w:date="2025-09-06T22:14:00Z" w16du:dateUtc="2025-09-07T03:14:00Z"/>
          <w:sz w:val="18"/>
          <w:szCs w:val="18"/>
          <w:rPrChange w:id="257" w:author="meaghan creed" w:date="2025-09-06T22:15:00Z" w16du:dateUtc="2025-09-07T03:15:00Z">
            <w:rPr>
              <w:ins w:id="258" w:author="meaghan creed" w:date="2025-09-06T22:14:00Z" w16du:dateUtc="2025-09-07T03:14:00Z"/>
            </w:rPr>
          </w:rPrChange>
        </w:rPr>
        <w:pPrChange w:id="259" w:author="meaghan creed" w:date="2025-09-06T22:14:00Z" w16du:dateUtc="2025-09-07T03:14:00Z">
          <w:pPr/>
        </w:pPrChange>
      </w:pPr>
      <w:ins w:id="260" w:author="meaghan creed" w:date="2025-09-06T22:14:00Z" w16du:dateUtc="2025-09-07T03:14:00Z">
        <w:r w:rsidRPr="00567594">
          <w:rPr>
            <w:sz w:val="18"/>
            <w:szCs w:val="18"/>
            <w:rPrChange w:id="261" w:author="meaghan creed" w:date="2025-09-06T22:15:00Z" w16du:dateUtc="2025-09-07T03:15:00Z">
              <w:rPr/>
            </w:rPrChange>
          </w:rPr>
          <w:t>FSHAM_YHC_CE11FED001_dual.csv: 518</w:t>
        </w:r>
      </w:ins>
    </w:p>
    <w:p w14:paraId="2A630AEF" w14:textId="77777777" w:rsidR="006C240B" w:rsidRPr="00567594" w:rsidRDefault="006C240B" w:rsidP="00567594">
      <w:pPr>
        <w:spacing w:after="0"/>
        <w:rPr>
          <w:ins w:id="262" w:author="meaghan creed" w:date="2025-09-06T22:14:00Z" w16du:dateUtc="2025-09-07T03:14:00Z"/>
          <w:sz w:val="18"/>
          <w:szCs w:val="18"/>
          <w:rPrChange w:id="263" w:author="meaghan creed" w:date="2025-09-06T22:15:00Z" w16du:dateUtc="2025-09-07T03:15:00Z">
            <w:rPr>
              <w:ins w:id="264" w:author="meaghan creed" w:date="2025-09-06T22:14:00Z" w16du:dateUtc="2025-09-07T03:14:00Z"/>
            </w:rPr>
          </w:rPrChange>
        </w:rPr>
        <w:pPrChange w:id="265" w:author="meaghan creed" w:date="2025-09-06T22:14:00Z" w16du:dateUtc="2025-09-07T03:14:00Z">
          <w:pPr/>
        </w:pPrChange>
      </w:pPr>
      <w:ins w:id="266" w:author="meaghan creed" w:date="2025-09-06T22:14:00Z" w16du:dateUtc="2025-09-07T03:14:00Z">
        <w:r w:rsidRPr="00567594">
          <w:rPr>
            <w:sz w:val="18"/>
            <w:szCs w:val="18"/>
            <w:rPrChange w:id="267" w:author="meaghan creed" w:date="2025-09-06T22:15:00Z" w16du:dateUtc="2025-09-07T03:15:00Z">
              <w:rPr/>
            </w:rPrChange>
          </w:rPr>
          <w:t>FSHAM_YHC_CE11FED002_dual.csv: 447</w:t>
        </w:r>
      </w:ins>
    </w:p>
    <w:p w14:paraId="34A7391C" w14:textId="77777777" w:rsidR="006C240B" w:rsidRPr="00567594" w:rsidRDefault="006C240B" w:rsidP="00567594">
      <w:pPr>
        <w:spacing w:after="0"/>
        <w:rPr>
          <w:ins w:id="268" w:author="meaghan creed" w:date="2025-09-06T22:14:00Z" w16du:dateUtc="2025-09-07T03:14:00Z"/>
          <w:sz w:val="18"/>
          <w:szCs w:val="18"/>
          <w:rPrChange w:id="269" w:author="meaghan creed" w:date="2025-09-06T22:15:00Z" w16du:dateUtc="2025-09-07T03:15:00Z">
            <w:rPr>
              <w:ins w:id="270" w:author="meaghan creed" w:date="2025-09-06T22:14:00Z" w16du:dateUtc="2025-09-07T03:14:00Z"/>
            </w:rPr>
          </w:rPrChange>
        </w:rPr>
        <w:pPrChange w:id="271" w:author="meaghan creed" w:date="2025-09-06T22:14:00Z" w16du:dateUtc="2025-09-07T03:14:00Z">
          <w:pPr/>
        </w:pPrChange>
      </w:pPr>
      <w:ins w:id="272" w:author="meaghan creed" w:date="2025-09-06T22:14:00Z" w16du:dateUtc="2025-09-07T03:14:00Z">
        <w:r w:rsidRPr="00567594">
          <w:rPr>
            <w:sz w:val="18"/>
            <w:szCs w:val="18"/>
            <w:rPrChange w:id="273" w:author="meaghan creed" w:date="2025-09-06T22:15:00Z" w16du:dateUtc="2025-09-07T03:15:00Z">
              <w:rPr/>
            </w:rPrChange>
          </w:rPr>
          <w:t>FSHAM_YHC_CE11FED003_dual.csv: 493</w:t>
        </w:r>
      </w:ins>
    </w:p>
    <w:p w14:paraId="0E46A930" w14:textId="77777777" w:rsidR="006C240B" w:rsidRPr="00567594" w:rsidRDefault="006C240B" w:rsidP="00567594">
      <w:pPr>
        <w:spacing w:after="0"/>
        <w:rPr>
          <w:ins w:id="274" w:author="meaghan creed" w:date="2025-09-06T22:14:00Z" w16du:dateUtc="2025-09-07T03:14:00Z"/>
          <w:sz w:val="18"/>
          <w:szCs w:val="18"/>
          <w:rPrChange w:id="275" w:author="meaghan creed" w:date="2025-09-06T22:15:00Z" w16du:dateUtc="2025-09-07T03:15:00Z">
            <w:rPr>
              <w:ins w:id="276" w:author="meaghan creed" w:date="2025-09-06T22:14:00Z" w16du:dateUtc="2025-09-07T03:14:00Z"/>
            </w:rPr>
          </w:rPrChange>
        </w:rPr>
        <w:pPrChange w:id="277" w:author="meaghan creed" w:date="2025-09-06T22:14:00Z" w16du:dateUtc="2025-09-07T03:14:00Z">
          <w:pPr/>
        </w:pPrChange>
      </w:pPr>
      <w:ins w:id="278" w:author="meaghan creed" w:date="2025-09-06T22:14:00Z" w16du:dateUtc="2025-09-07T03:14:00Z">
        <w:r w:rsidRPr="00567594">
          <w:rPr>
            <w:sz w:val="18"/>
            <w:szCs w:val="18"/>
            <w:rPrChange w:id="279" w:author="meaghan creed" w:date="2025-09-06T22:15:00Z" w16du:dateUtc="2025-09-07T03:15:00Z">
              <w:rPr/>
            </w:rPrChange>
          </w:rPr>
          <w:t>FSHAM_YHC_CE12FED001_dual.csv: 479</w:t>
        </w:r>
      </w:ins>
    </w:p>
    <w:p w14:paraId="47D54AE3" w14:textId="77777777" w:rsidR="006C240B" w:rsidRPr="00567594" w:rsidRDefault="006C240B" w:rsidP="00567594">
      <w:pPr>
        <w:spacing w:after="0"/>
        <w:rPr>
          <w:ins w:id="280" w:author="meaghan creed" w:date="2025-09-06T22:14:00Z" w16du:dateUtc="2025-09-07T03:14:00Z"/>
          <w:sz w:val="18"/>
          <w:szCs w:val="18"/>
          <w:rPrChange w:id="281" w:author="meaghan creed" w:date="2025-09-06T22:15:00Z" w16du:dateUtc="2025-09-07T03:15:00Z">
            <w:rPr>
              <w:ins w:id="282" w:author="meaghan creed" w:date="2025-09-06T22:14:00Z" w16du:dateUtc="2025-09-07T03:14:00Z"/>
            </w:rPr>
          </w:rPrChange>
        </w:rPr>
        <w:pPrChange w:id="283" w:author="meaghan creed" w:date="2025-09-06T22:14:00Z" w16du:dateUtc="2025-09-07T03:14:00Z">
          <w:pPr/>
        </w:pPrChange>
      </w:pPr>
      <w:ins w:id="284" w:author="meaghan creed" w:date="2025-09-06T22:14:00Z" w16du:dateUtc="2025-09-07T03:14:00Z">
        <w:r w:rsidRPr="00567594">
          <w:rPr>
            <w:sz w:val="18"/>
            <w:szCs w:val="18"/>
            <w:rPrChange w:id="285" w:author="meaghan creed" w:date="2025-09-06T22:15:00Z" w16du:dateUtc="2025-09-07T03:15:00Z">
              <w:rPr/>
            </w:rPrChange>
          </w:rPr>
          <w:t>FSHAM_YHC_CE12FED002_dual.csv: 571</w:t>
        </w:r>
      </w:ins>
    </w:p>
    <w:p w14:paraId="5CA6C5FF" w14:textId="77777777" w:rsidR="006C240B" w:rsidRPr="00567594" w:rsidRDefault="006C240B" w:rsidP="00567594">
      <w:pPr>
        <w:spacing w:after="0"/>
        <w:rPr>
          <w:ins w:id="286" w:author="meaghan creed" w:date="2025-09-06T22:14:00Z" w16du:dateUtc="2025-09-07T03:14:00Z"/>
          <w:sz w:val="18"/>
          <w:szCs w:val="18"/>
          <w:rPrChange w:id="287" w:author="meaghan creed" w:date="2025-09-06T22:15:00Z" w16du:dateUtc="2025-09-07T03:15:00Z">
            <w:rPr>
              <w:ins w:id="288" w:author="meaghan creed" w:date="2025-09-06T22:14:00Z" w16du:dateUtc="2025-09-07T03:14:00Z"/>
            </w:rPr>
          </w:rPrChange>
        </w:rPr>
        <w:pPrChange w:id="289" w:author="meaghan creed" w:date="2025-09-06T22:14:00Z" w16du:dateUtc="2025-09-07T03:14:00Z">
          <w:pPr/>
        </w:pPrChange>
      </w:pPr>
      <w:ins w:id="290" w:author="meaghan creed" w:date="2025-09-06T22:14:00Z" w16du:dateUtc="2025-09-07T03:14:00Z">
        <w:r w:rsidRPr="00567594">
          <w:rPr>
            <w:sz w:val="18"/>
            <w:szCs w:val="18"/>
            <w:rPrChange w:id="291" w:author="meaghan creed" w:date="2025-09-06T22:15:00Z" w16du:dateUtc="2025-09-07T03:15:00Z">
              <w:rPr/>
            </w:rPrChange>
          </w:rPr>
          <w:t>FSHAM_YHC_CE6FED000.csv: 692</w:t>
        </w:r>
      </w:ins>
    </w:p>
    <w:p w14:paraId="0506B82F" w14:textId="77777777" w:rsidR="006C240B" w:rsidRPr="00567594" w:rsidRDefault="006C240B" w:rsidP="00567594">
      <w:pPr>
        <w:spacing w:after="0"/>
        <w:rPr>
          <w:ins w:id="292" w:author="meaghan creed" w:date="2025-09-06T22:14:00Z" w16du:dateUtc="2025-09-07T03:14:00Z"/>
          <w:sz w:val="18"/>
          <w:szCs w:val="18"/>
          <w:rPrChange w:id="293" w:author="meaghan creed" w:date="2025-09-06T22:15:00Z" w16du:dateUtc="2025-09-07T03:15:00Z">
            <w:rPr>
              <w:ins w:id="294" w:author="meaghan creed" w:date="2025-09-06T22:14:00Z" w16du:dateUtc="2025-09-07T03:14:00Z"/>
            </w:rPr>
          </w:rPrChange>
        </w:rPr>
        <w:pPrChange w:id="295" w:author="meaghan creed" w:date="2025-09-06T22:14:00Z" w16du:dateUtc="2025-09-07T03:14:00Z">
          <w:pPr/>
        </w:pPrChange>
      </w:pPr>
      <w:ins w:id="296" w:author="meaghan creed" w:date="2025-09-06T22:14:00Z" w16du:dateUtc="2025-09-07T03:14:00Z">
        <w:r w:rsidRPr="00567594">
          <w:rPr>
            <w:sz w:val="18"/>
            <w:szCs w:val="18"/>
            <w:rPrChange w:id="297" w:author="meaghan creed" w:date="2025-09-06T22:15:00Z" w16du:dateUtc="2025-09-07T03:15:00Z">
              <w:rPr/>
            </w:rPrChange>
          </w:rPr>
          <w:t>FSHAM_YHC_CE6FED003.csv: 683</w:t>
        </w:r>
      </w:ins>
    </w:p>
    <w:p w14:paraId="6DD48FCE" w14:textId="77777777" w:rsidR="006C240B" w:rsidRPr="00567594" w:rsidRDefault="006C240B" w:rsidP="00567594">
      <w:pPr>
        <w:spacing w:after="0"/>
        <w:rPr>
          <w:ins w:id="298" w:author="meaghan creed" w:date="2025-09-06T22:14:00Z" w16du:dateUtc="2025-09-07T03:14:00Z"/>
          <w:sz w:val="18"/>
          <w:szCs w:val="18"/>
          <w:rPrChange w:id="299" w:author="meaghan creed" w:date="2025-09-06T22:15:00Z" w16du:dateUtc="2025-09-07T03:15:00Z">
            <w:rPr>
              <w:ins w:id="300" w:author="meaghan creed" w:date="2025-09-06T22:14:00Z" w16du:dateUtc="2025-09-07T03:14:00Z"/>
            </w:rPr>
          </w:rPrChange>
        </w:rPr>
        <w:pPrChange w:id="301" w:author="meaghan creed" w:date="2025-09-06T22:14:00Z" w16du:dateUtc="2025-09-07T03:14:00Z">
          <w:pPr/>
        </w:pPrChange>
      </w:pPr>
      <w:ins w:id="302" w:author="meaghan creed" w:date="2025-09-06T22:14:00Z" w16du:dateUtc="2025-09-07T03:14:00Z">
        <w:r w:rsidRPr="00567594">
          <w:rPr>
            <w:sz w:val="18"/>
            <w:szCs w:val="18"/>
            <w:rPrChange w:id="303" w:author="meaghan creed" w:date="2025-09-06T22:15:00Z" w16du:dateUtc="2025-09-07T03:15:00Z">
              <w:rPr/>
            </w:rPrChange>
          </w:rPr>
          <w:t>FSHAM_YHC_CE6FED005.csv: 621</w:t>
        </w:r>
      </w:ins>
    </w:p>
    <w:p w14:paraId="0E9DBC8A" w14:textId="77777777" w:rsidR="006C240B" w:rsidRPr="00567594" w:rsidRDefault="006C240B" w:rsidP="00567594">
      <w:pPr>
        <w:spacing w:after="0"/>
        <w:rPr>
          <w:ins w:id="304" w:author="meaghan creed" w:date="2025-09-06T22:14:00Z" w16du:dateUtc="2025-09-07T03:14:00Z"/>
          <w:sz w:val="18"/>
          <w:szCs w:val="18"/>
          <w:rPrChange w:id="305" w:author="meaghan creed" w:date="2025-09-06T22:15:00Z" w16du:dateUtc="2025-09-07T03:15:00Z">
            <w:rPr>
              <w:ins w:id="306" w:author="meaghan creed" w:date="2025-09-06T22:14:00Z" w16du:dateUtc="2025-09-07T03:14:00Z"/>
            </w:rPr>
          </w:rPrChange>
        </w:rPr>
        <w:pPrChange w:id="307" w:author="meaghan creed" w:date="2025-09-06T22:14:00Z" w16du:dateUtc="2025-09-07T03:14:00Z">
          <w:pPr/>
        </w:pPrChange>
      </w:pPr>
      <w:ins w:id="308" w:author="meaghan creed" w:date="2025-09-06T22:14:00Z" w16du:dateUtc="2025-09-07T03:14:00Z">
        <w:r w:rsidRPr="00567594">
          <w:rPr>
            <w:sz w:val="18"/>
            <w:szCs w:val="18"/>
            <w:rPrChange w:id="309" w:author="meaghan creed" w:date="2025-09-06T22:15:00Z" w16du:dateUtc="2025-09-07T03:15:00Z">
              <w:rPr/>
            </w:rPrChange>
          </w:rPr>
          <w:t>FSHAM_YHC_CE7FED007.csv: 427</w:t>
        </w:r>
      </w:ins>
    </w:p>
    <w:p w14:paraId="5456A06C" w14:textId="77777777" w:rsidR="006C240B" w:rsidRPr="00567594" w:rsidRDefault="006C240B" w:rsidP="00567594">
      <w:pPr>
        <w:spacing w:after="0"/>
        <w:rPr>
          <w:ins w:id="310" w:author="meaghan creed" w:date="2025-09-06T22:14:00Z" w16du:dateUtc="2025-09-07T03:14:00Z"/>
          <w:sz w:val="18"/>
          <w:szCs w:val="18"/>
          <w:rPrChange w:id="311" w:author="meaghan creed" w:date="2025-09-06T22:15:00Z" w16du:dateUtc="2025-09-07T03:15:00Z">
            <w:rPr>
              <w:ins w:id="312" w:author="meaghan creed" w:date="2025-09-06T22:14:00Z" w16du:dateUtc="2025-09-07T03:14:00Z"/>
            </w:rPr>
          </w:rPrChange>
        </w:rPr>
        <w:pPrChange w:id="313" w:author="meaghan creed" w:date="2025-09-06T22:14:00Z" w16du:dateUtc="2025-09-07T03:14:00Z">
          <w:pPr/>
        </w:pPrChange>
      </w:pPr>
      <w:ins w:id="314" w:author="meaghan creed" w:date="2025-09-06T22:14:00Z" w16du:dateUtc="2025-09-07T03:14:00Z">
        <w:r w:rsidRPr="00567594">
          <w:rPr>
            <w:sz w:val="18"/>
            <w:szCs w:val="18"/>
            <w:rPrChange w:id="315" w:author="meaghan creed" w:date="2025-09-06T22:15:00Z" w16du:dateUtc="2025-09-07T03:15:00Z">
              <w:rPr/>
            </w:rPrChange>
          </w:rPr>
          <w:t>MSHAM_JMT_FED003.csv: 383</w:t>
        </w:r>
      </w:ins>
    </w:p>
    <w:p w14:paraId="1A55221C" w14:textId="77777777" w:rsidR="006C240B" w:rsidRPr="00567594" w:rsidRDefault="006C240B" w:rsidP="00567594">
      <w:pPr>
        <w:spacing w:after="0"/>
        <w:rPr>
          <w:ins w:id="316" w:author="meaghan creed" w:date="2025-09-06T22:14:00Z" w16du:dateUtc="2025-09-07T03:14:00Z"/>
          <w:sz w:val="18"/>
          <w:szCs w:val="18"/>
          <w:rPrChange w:id="317" w:author="meaghan creed" w:date="2025-09-06T22:15:00Z" w16du:dateUtc="2025-09-07T03:15:00Z">
            <w:rPr>
              <w:ins w:id="318" w:author="meaghan creed" w:date="2025-09-06T22:14:00Z" w16du:dateUtc="2025-09-07T03:14:00Z"/>
            </w:rPr>
          </w:rPrChange>
        </w:rPr>
        <w:pPrChange w:id="319" w:author="meaghan creed" w:date="2025-09-06T22:14:00Z" w16du:dateUtc="2025-09-07T03:14:00Z">
          <w:pPr/>
        </w:pPrChange>
      </w:pPr>
      <w:ins w:id="320" w:author="meaghan creed" w:date="2025-09-06T22:14:00Z" w16du:dateUtc="2025-09-07T03:14:00Z">
        <w:r w:rsidRPr="00567594">
          <w:rPr>
            <w:sz w:val="18"/>
            <w:szCs w:val="18"/>
            <w:rPrChange w:id="321" w:author="meaghan creed" w:date="2025-09-06T22:15:00Z" w16du:dateUtc="2025-09-07T03:15:00Z">
              <w:rPr/>
            </w:rPrChange>
          </w:rPr>
          <w:t>MSHAM_JMT_FED004.csv: 373</w:t>
        </w:r>
      </w:ins>
    </w:p>
    <w:p w14:paraId="4F0A3B9A" w14:textId="77777777" w:rsidR="006C240B" w:rsidRPr="00567594" w:rsidRDefault="006C240B" w:rsidP="00567594">
      <w:pPr>
        <w:spacing w:after="0"/>
        <w:rPr>
          <w:ins w:id="322" w:author="meaghan creed" w:date="2025-09-06T22:14:00Z" w16du:dateUtc="2025-09-07T03:14:00Z"/>
          <w:sz w:val="18"/>
          <w:szCs w:val="18"/>
          <w:rPrChange w:id="323" w:author="meaghan creed" w:date="2025-09-06T22:15:00Z" w16du:dateUtc="2025-09-07T03:15:00Z">
            <w:rPr>
              <w:ins w:id="324" w:author="meaghan creed" w:date="2025-09-06T22:14:00Z" w16du:dateUtc="2025-09-07T03:14:00Z"/>
            </w:rPr>
          </w:rPrChange>
        </w:rPr>
        <w:pPrChange w:id="325" w:author="meaghan creed" w:date="2025-09-06T22:14:00Z" w16du:dateUtc="2025-09-07T03:14:00Z">
          <w:pPr/>
        </w:pPrChange>
      </w:pPr>
      <w:ins w:id="326" w:author="meaghan creed" w:date="2025-09-06T22:14:00Z" w16du:dateUtc="2025-09-07T03:14:00Z">
        <w:r w:rsidRPr="00567594">
          <w:rPr>
            <w:sz w:val="18"/>
            <w:szCs w:val="18"/>
            <w:rPrChange w:id="327" w:author="meaghan creed" w:date="2025-09-06T22:15:00Z" w16du:dateUtc="2025-09-07T03:15:00Z">
              <w:rPr/>
            </w:rPrChange>
          </w:rPr>
          <w:t>MSHAM_JMTB_FED027.csv: 416</w:t>
        </w:r>
      </w:ins>
    </w:p>
    <w:p w14:paraId="569D5BF6" w14:textId="77777777" w:rsidR="006C240B" w:rsidRPr="00567594" w:rsidRDefault="006C240B" w:rsidP="00567594">
      <w:pPr>
        <w:spacing w:after="0"/>
        <w:rPr>
          <w:ins w:id="328" w:author="meaghan creed" w:date="2025-09-06T22:14:00Z" w16du:dateUtc="2025-09-07T03:14:00Z"/>
          <w:sz w:val="18"/>
          <w:szCs w:val="18"/>
          <w:rPrChange w:id="329" w:author="meaghan creed" w:date="2025-09-06T22:15:00Z" w16du:dateUtc="2025-09-07T03:15:00Z">
            <w:rPr>
              <w:ins w:id="330" w:author="meaghan creed" w:date="2025-09-06T22:14:00Z" w16du:dateUtc="2025-09-07T03:14:00Z"/>
            </w:rPr>
          </w:rPrChange>
        </w:rPr>
        <w:pPrChange w:id="331" w:author="meaghan creed" w:date="2025-09-06T22:14:00Z" w16du:dateUtc="2025-09-07T03:14:00Z">
          <w:pPr/>
        </w:pPrChange>
      </w:pPr>
      <w:ins w:id="332" w:author="meaghan creed" w:date="2025-09-06T22:14:00Z" w16du:dateUtc="2025-09-07T03:14:00Z">
        <w:r w:rsidRPr="00567594">
          <w:rPr>
            <w:sz w:val="18"/>
            <w:szCs w:val="18"/>
            <w:rPrChange w:id="333" w:author="meaghan creed" w:date="2025-09-06T22:15:00Z" w16du:dateUtc="2025-09-07T03:15:00Z">
              <w:rPr/>
            </w:rPrChange>
          </w:rPr>
          <w:t>MSHAM_YHC_CE11aFED001_dual.csv: 531</w:t>
        </w:r>
      </w:ins>
    </w:p>
    <w:p w14:paraId="6DDDBE1D" w14:textId="77777777" w:rsidR="006C240B" w:rsidRPr="00567594" w:rsidRDefault="006C240B" w:rsidP="00567594">
      <w:pPr>
        <w:spacing w:after="0"/>
        <w:rPr>
          <w:ins w:id="334" w:author="meaghan creed" w:date="2025-09-06T22:14:00Z" w16du:dateUtc="2025-09-07T03:14:00Z"/>
          <w:sz w:val="18"/>
          <w:szCs w:val="18"/>
          <w:rPrChange w:id="335" w:author="meaghan creed" w:date="2025-09-06T22:15:00Z" w16du:dateUtc="2025-09-07T03:15:00Z">
            <w:rPr>
              <w:ins w:id="336" w:author="meaghan creed" w:date="2025-09-06T22:14:00Z" w16du:dateUtc="2025-09-07T03:14:00Z"/>
            </w:rPr>
          </w:rPrChange>
        </w:rPr>
        <w:pPrChange w:id="337" w:author="meaghan creed" w:date="2025-09-06T22:14:00Z" w16du:dateUtc="2025-09-07T03:14:00Z">
          <w:pPr/>
        </w:pPrChange>
      </w:pPr>
      <w:ins w:id="338" w:author="meaghan creed" w:date="2025-09-06T22:14:00Z" w16du:dateUtc="2025-09-07T03:14:00Z">
        <w:r w:rsidRPr="00567594">
          <w:rPr>
            <w:sz w:val="18"/>
            <w:szCs w:val="18"/>
            <w:rPrChange w:id="339" w:author="meaghan creed" w:date="2025-09-06T22:15:00Z" w16du:dateUtc="2025-09-07T03:15:00Z">
              <w:rPr/>
            </w:rPrChange>
          </w:rPr>
          <w:t>MSHAM_YHC_CE12FED007_dual.csv: 567</w:t>
        </w:r>
      </w:ins>
    </w:p>
    <w:p w14:paraId="6ED33EE4" w14:textId="77777777" w:rsidR="006C240B" w:rsidRPr="00567594" w:rsidRDefault="006C240B" w:rsidP="00567594">
      <w:pPr>
        <w:spacing w:after="0"/>
        <w:rPr>
          <w:ins w:id="340" w:author="meaghan creed" w:date="2025-09-06T22:14:00Z" w16du:dateUtc="2025-09-07T03:14:00Z"/>
          <w:sz w:val="18"/>
          <w:szCs w:val="18"/>
          <w:rPrChange w:id="341" w:author="meaghan creed" w:date="2025-09-06T22:15:00Z" w16du:dateUtc="2025-09-07T03:15:00Z">
            <w:rPr>
              <w:ins w:id="342" w:author="meaghan creed" w:date="2025-09-06T22:14:00Z" w16du:dateUtc="2025-09-07T03:14:00Z"/>
            </w:rPr>
          </w:rPrChange>
        </w:rPr>
        <w:pPrChange w:id="343" w:author="meaghan creed" w:date="2025-09-06T22:14:00Z" w16du:dateUtc="2025-09-07T03:14:00Z">
          <w:pPr/>
        </w:pPrChange>
      </w:pPr>
      <w:ins w:id="344" w:author="meaghan creed" w:date="2025-09-06T22:14:00Z" w16du:dateUtc="2025-09-07T03:14:00Z">
        <w:r w:rsidRPr="00567594">
          <w:rPr>
            <w:sz w:val="18"/>
            <w:szCs w:val="18"/>
            <w:rPrChange w:id="345" w:author="meaghan creed" w:date="2025-09-06T22:15:00Z" w16du:dateUtc="2025-09-07T03:15:00Z">
              <w:rPr/>
            </w:rPrChange>
          </w:rPr>
          <w:t>MSHAM_YHC_CE12FED008_dual.csv: 612</w:t>
        </w:r>
      </w:ins>
    </w:p>
    <w:p w14:paraId="3920A172" w14:textId="77777777" w:rsidR="006C240B" w:rsidRPr="00567594" w:rsidRDefault="006C240B" w:rsidP="00567594">
      <w:pPr>
        <w:spacing w:after="0"/>
        <w:rPr>
          <w:ins w:id="346" w:author="meaghan creed" w:date="2025-09-06T22:14:00Z" w16du:dateUtc="2025-09-07T03:14:00Z"/>
          <w:sz w:val="18"/>
          <w:szCs w:val="18"/>
          <w:rPrChange w:id="347" w:author="meaghan creed" w:date="2025-09-06T22:15:00Z" w16du:dateUtc="2025-09-07T03:15:00Z">
            <w:rPr>
              <w:ins w:id="348" w:author="meaghan creed" w:date="2025-09-06T22:14:00Z" w16du:dateUtc="2025-09-07T03:14:00Z"/>
            </w:rPr>
          </w:rPrChange>
        </w:rPr>
        <w:pPrChange w:id="349" w:author="meaghan creed" w:date="2025-09-06T22:14:00Z" w16du:dateUtc="2025-09-07T03:14:00Z">
          <w:pPr/>
        </w:pPrChange>
      </w:pPr>
      <w:ins w:id="350" w:author="meaghan creed" w:date="2025-09-06T22:14:00Z" w16du:dateUtc="2025-09-07T03:14:00Z">
        <w:r w:rsidRPr="00567594">
          <w:rPr>
            <w:sz w:val="18"/>
            <w:szCs w:val="18"/>
            <w:rPrChange w:id="351" w:author="meaghan creed" w:date="2025-09-06T22:15:00Z" w16du:dateUtc="2025-09-07T03:15:00Z">
              <w:rPr/>
            </w:rPrChange>
          </w:rPr>
          <w:t>FSNI_JMT_FED008.csv: 544</w:t>
        </w:r>
      </w:ins>
    </w:p>
    <w:p w14:paraId="33DE6C8E" w14:textId="77777777" w:rsidR="006C240B" w:rsidRPr="00567594" w:rsidRDefault="006C240B" w:rsidP="00567594">
      <w:pPr>
        <w:spacing w:after="0"/>
        <w:rPr>
          <w:ins w:id="352" w:author="meaghan creed" w:date="2025-09-06T22:14:00Z" w16du:dateUtc="2025-09-07T03:14:00Z"/>
          <w:sz w:val="18"/>
          <w:szCs w:val="18"/>
          <w:rPrChange w:id="353" w:author="meaghan creed" w:date="2025-09-06T22:15:00Z" w16du:dateUtc="2025-09-07T03:15:00Z">
            <w:rPr>
              <w:ins w:id="354" w:author="meaghan creed" w:date="2025-09-06T22:14:00Z" w16du:dateUtc="2025-09-07T03:14:00Z"/>
            </w:rPr>
          </w:rPrChange>
        </w:rPr>
        <w:pPrChange w:id="355" w:author="meaghan creed" w:date="2025-09-06T22:14:00Z" w16du:dateUtc="2025-09-07T03:14:00Z">
          <w:pPr/>
        </w:pPrChange>
      </w:pPr>
      <w:ins w:id="356" w:author="meaghan creed" w:date="2025-09-06T22:14:00Z" w16du:dateUtc="2025-09-07T03:14:00Z">
        <w:r w:rsidRPr="00567594">
          <w:rPr>
            <w:sz w:val="18"/>
            <w:szCs w:val="18"/>
            <w:rPrChange w:id="357" w:author="meaghan creed" w:date="2025-09-06T22:15:00Z" w16du:dateUtc="2025-09-07T03:15:00Z">
              <w:rPr/>
            </w:rPrChange>
          </w:rPr>
          <w:t>FSNI_JMT_FED009.csv: 531</w:t>
        </w:r>
      </w:ins>
    </w:p>
    <w:p w14:paraId="76F74AC4" w14:textId="77777777" w:rsidR="006C240B" w:rsidRPr="00567594" w:rsidRDefault="006C240B" w:rsidP="00567594">
      <w:pPr>
        <w:spacing w:after="0"/>
        <w:rPr>
          <w:ins w:id="358" w:author="meaghan creed" w:date="2025-09-06T22:14:00Z" w16du:dateUtc="2025-09-07T03:14:00Z"/>
          <w:sz w:val="18"/>
          <w:szCs w:val="18"/>
          <w:rPrChange w:id="359" w:author="meaghan creed" w:date="2025-09-06T22:15:00Z" w16du:dateUtc="2025-09-07T03:15:00Z">
            <w:rPr>
              <w:ins w:id="360" w:author="meaghan creed" w:date="2025-09-06T22:14:00Z" w16du:dateUtc="2025-09-07T03:14:00Z"/>
            </w:rPr>
          </w:rPrChange>
        </w:rPr>
        <w:pPrChange w:id="361" w:author="meaghan creed" w:date="2025-09-06T22:14:00Z" w16du:dateUtc="2025-09-07T03:14:00Z">
          <w:pPr/>
        </w:pPrChange>
      </w:pPr>
      <w:ins w:id="362" w:author="meaghan creed" w:date="2025-09-06T22:14:00Z" w16du:dateUtc="2025-09-07T03:14:00Z">
        <w:r w:rsidRPr="00567594">
          <w:rPr>
            <w:sz w:val="18"/>
            <w:szCs w:val="18"/>
            <w:rPrChange w:id="363" w:author="meaghan creed" w:date="2025-09-06T22:15:00Z" w16du:dateUtc="2025-09-07T03:15:00Z">
              <w:rPr/>
            </w:rPrChange>
          </w:rPr>
          <w:t>FSNI_JMT_FED010.csv: 644</w:t>
        </w:r>
      </w:ins>
    </w:p>
    <w:p w14:paraId="07FC307A" w14:textId="77777777" w:rsidR="006C240B" w:rsidRPr="00567594" w:rsidRDefault="006C240B" w:rsidP="00567594">
      <w:pPr>
        <w:spacing w:after="0"/>
        <w:rPr>
          <w:ins w:id="364" w:author="meaghan creed" w:date="2025-09-06T22:14:00Z" w16du:dateUtc="2025-09-07T03:14:00Z"/>
          <w:sz w:val="18"/>
          <w:szCs w:val="18"/>
          <w:rPrChange w:id="365" w:author="meaghan creed" w:date="2025-09-06T22:15:00Z" w16du:dateUtc="2025-09-07T03:15:00Z">
            <w:rPr>
              <w:ins w:id="366" w:author="meaghan creed" w:date="2025-09-06T22:14:00Z" w16du:dateUtc="2025-09-07T03:14:00Z"/>
            </w:rPr>
          </w:rPrChange>
        </w:rPr>
        <w:pPrChange w:id="367" w:author="meaghan creed" w:date="2025-09-06T22:14:00Z" w16du:dateUtc="2025-09-07T03:14:00Z">
          <w:pPr/>
        </w:pPrChange>
      </w:pPr>
      <w:ins w:id="368" w:author="meaghan creed" w:date="2025-09-06T22:14:00Z" w16du:dateUtc="2025-09-07T03:14:00Z">
        <w:r w:rsidRPr="00567594">
          <w:rPr>
            <w:sz w:val="18"/>
            <w:szCs w:val="18"/>
            <w:rPrChange w:id="369" w:author="meaghan creed" w:date="2025-09-06T22:15:00Z" w16du:dateUtc="2025-09-07T03:15:00Z">
              <w:rPr/>
            </w:rPrChange>
          </w:rPr>
          <w:t>FSNI_JMT_FED012ch.csv: 499</w:t>
        </w:r>
      </w:ins>
    </w:p>
    <w:p w14:paraId="70DC61C1" w14:textId="77777777" w:rsidR="006C240B" w:rsidRPr="00567594" w:rsidRDefault="006C240B" w:rsidP="00567594">
      <w:pPr>
        <w:spacing w:after="0"/>
        <w:rPr>
          <w:ins w:id="370" w:author="meaghan creed" w:date="2025-09-06T22:14:00Z" w16du:dateUtc="2025-09-07T03:14:00Z"/>
          <w:sz w:val="18"/>
          <w:szCs w:val="18"/>
          <w:rPrChange w:id="371" w:author="meaghan creed" w:date="2025-09-06T22:15:00Z" w16du:dateUtc="2025-09-07T03:15:00Z">
            <w:rPr>
              <w:ins w:id="372" w:author="meaghan creed" w:date="2025-09-06T22:14:00Z" w16du:dateUtc="2025-09-07T03:14:00Z"/>
            </w:rPr>
          </w:rPrChange>
        </w:rPr>
        <w:pPrChange w:id="373" w:author="meaghan creed" w:date="2025-09-06T22:14:00Z" w16du:dateUtc="2025-09-07T03:14:00Z">
          <w:pPr/>
        </w:pPrChange>
      </w:pPr>
      <w:ins w:id="374" w:author="meaghan creed" w:date="2025-09-06T22:14:00Z" w16du:dateUtc="2025-09-07T03:14:00Z">
        <w:r w:rsidRPr="00567594">
          <w:rPr>
            <w:sz w:val="18"/>
            <w:szCs w:val="18"/>
            <w:rPrChange w:id="375" w:author="meaghan creed" w:date="2025-09-06T22:15:00Z" w16du:dateUtc="2025-09-07T03:15:00Z">
              <w:rPr/>
            </w:rPrChange>
          </w:rPr>
          <w:t>FSNI_YHC_CE3r2FED000.csv: 348</w:t>
        </w:r>
      </w:ins>
    </w:p>
    <w:p w14:paraId="519F141C" w14:textId="77777777" w:rsidR="006C240B" w:rsidRPr="00567594" w:rsidRDefault="006C240B" w:rsidP="00567594">
      <w:pPr>
        <w:spacing w:after="0"/>
        <w:rPr>
          <w:ins w:id="376" w:author="meaghan creed" w:date="2025-09-06T22:14:00Z" w16du:dateUtc="2025-09-07T03:14:00Z"/>
          <w:sz w:val="18"/>
          <w:szCs w:val="18"/>
          <w:rPrChange w:id="377" w:author="meaghan creed" w:date="2025-09-06T22:15:00Z" w16du:dateUtc="2025-09-07T03:15:00Z">
            <w:rPr>
              <w:ins w:id="378" w:author="meaghan creed" w:date="2025-09-06T22:14:00Z" w16du:dateUtc="2025-09-07T03:14:00Z"/>
            </w:rPr>
          </w:rPrChange>
        </w:rPr>
        <w:pPrChange w:id="379" w:author="meaghan creed" w:date="2025-09-06T22:14:00Z" w16du:dateUtc="2025-09-07T03:14:00Z">
          <w:pPr/>
        </w:pPrChange>
      </w:pPr>
      <w:ins w:id="380" w:author="meaghan creed" w:date="2025-09-06T22:14:00Z" w16du:dateUtc="2025-09-07T03:14:00Z">
        <w:r w:rsidRPr="00567594">
          <w:rPr>
            <w:sz w:val="18"/>
            <w:szCs w:val="18"/>
            <w:rPrChange w:id="381" w:author="meaghan creed" w:date="2025-09-06T22:15:00Z" w16du:dateUtc="2025-09-07T03:15:00Z">
              <w:rPr/>
            </w:rPrChange>
          </w:rPr>
          <w:t>FSNI_YHC_CE3r2FED003.csv: 393</w:t>
        </w:r>
      </w:ins>
    </w:p>
    <w:p w14:paraId="5ED35EB2" w14:textId="77777777" w:rsidR="006C240B" w:rsidRPr="00567594" w:rsidRDefault="006C240B" w:rsidP="00567594">
      <w:pPr>
        <w:spacing w:after="0"/>
        <w:rPr>
          <w:ins w:id="382" w:author="meaghan creed" w:date="2025-09-06T22:14:00Z" w16du:dateUtc="2025-09-07T03:14:00Z"/>
          <w:sz w:val="18"/>
          <w:szCs w:val="18"/>
          <w:rPrChange w:id="383" w:author="meaghan creed" w:date="2025-09-06T22:15:00Z" w16du:dateUtc="2025-09-07T03:15:00Z">
            <w:rPr>
              <w:ins w:id="384" w:author="meaghan creed" w:date="2025-09-06T22:14:00Z" w16du:dateUtc="2025-09-07T03:14:00Z"/>
            </w:rPr>
          </w:rPrChange>
        </w:rPr>
        <w:pPrChange w:id="385" w:author="meaghan creed" w:date="2025-09-06T22:14:00Z" w16du:dateUtc="2025-09-07T03:14:00Z">
          <w:pPr/>
        </w:pPrChange>
      </w:pPr>
      <w:ins w:id="386" w:author="meaghan creed" w:date="2025-09-06T22:14:00Z" w16du:dateUtc="2025-09-07T03:14:00Z">
        <w:r w:rsidRPr="00567594">
          <w:rPr>
            <w:sz w:val="18"/>
            <w:szCs w:val="18"/>
            <w:rPrChange w:id="387" w:author="meaghan creed" w:date="2025-09-06T22:15:00Z" w16du:dateUtc="2025-09-07T03:15:00Z">
              <w:rPr/>
            </w:rPrChange>
          </w:rPr>
          <w:t>FSNI_YHC_CE3r2FED005.csv: 404</w:t>
        </w:r>
      </w:ins>
    </w:p>
    <w:p w14:paraId="6DE4BB69" w14:textId="77777777" w:rsidR="006C240B" w:rsidRPr="00567594" w:rsidRDefault="006C240B" w:rsidP="00567594">
      <w:pPr>
        <w:spacing w:after="0"/>
        <w:rPr>
          <w:ins w:id="388" w:author="meaghan creed" w:date="2025-09-06T22:14:00Z" w16du:dateUtc="2025-09-07T03:14:00Z"/>
          <w:sz w:val="18"/>
          <w:szCs w:val="18"/>
          <w:rPrChange w:id="389" w:author="meaghan creed" w:date="2025-09-06T22:15:00Z" w16du:dateUtc="2025-09-07T03:15:00Z">
            <w:rPr>
              <w:ins w:id="390" w:author="meaghan creed" w:date="2025-09-06T22:14:00Z" w16du:dateUtc="2025-09-07T03:14:00Z"/>
            </w:rPr>
          </w:rPrChange>
        </w:rPr>
        <w:pPrChange w:id="391" w:author="meaghan creed" w:date="2025-09-06T22:14:00Z" w16du:dateUtc="2025-09-07T03:14:00Z">
          <w:pPr/>
        </w:pPrChange>
      </w:pPr>
      <w:ins w:id="392" w:author="meaghan creed" w:date="2025-09-06T22:14:00Z" w16du:dateUtc="2025-09-07T03:14:00Z">
        <w:r w:rsidRPr="00567594">
          <w:rPr>
            <w:sz w:val="18"/>
            <w:szCs w:val="18"/>
            <w:rPrChange w:id="393" w:author="meaghan creed" w:date="2025-09-06T22:15:00Z" w16du:dateUtc="2025-09-07T03:15:00Z">
              <w:rPr/>
            </w:rPrChange>
          </w:rPr>
          <w:t>FSNI_YHC_CE3r2FED006.csv: 417</w:t>
        </w:r>
      </w:ins>
    </w:p>
    <w:p w14:paraId="7AF6A8CC" w14:textId="77777777" w:rsidR="006C240B" w:rsidRPr="00567594" w:rsidRDefault="006C240B" w:rsidP="00567594">
      <w:pPr>
        <w:spacing w:after="0"/>
        <w:rPr>
          <w:ins w:id="394" w:author="meaghan creed" w:date="2025-09-06T22:14:00Z" w16du:dateUtc="2025-09-07T03:14:00Z"/>
          <w:sz w:val="18"/>
          <w:szCs w:val="18"/>
          <w:rPrChange w:id="395" w:author="meaghan creed" w:date="2025-09-06T22:15:00Z" w16du:dateUtc="2025-09-07T03:15:00Z">
            <w:rPr>
              <w:ins w:id="396" w:author="meaghan creed" w:date="2025-09-06T22:14:00Z" w16du:dateUtc="2025-09-07T03:14:00Z"/>
            </w:rPr>
          </w:rPrChange>
        </w:rPr>
        <w:pPrChange w:id="397" w:author="meaghan creed" w:date="2025-09-06T22:14:00Z" w16du:dateUtc="2025-09-07T03:14:00Z">
          <w:pPr/>
        </w:pPrChange>
      </w:pPr>
      <w:ins w:id="398" w:author="meaghan creed" w:date="2025-09-06T22:14:00Z" w16du:dateUtc="2025-09-07T03:14:00Z">
        <w:r w:rsidRPr="00567594">
          <w:rPr>
            <w:sz w:val="18"/>
            <w:szCs w:val="18"/>
            <w:rPrChange w:id="399" w:author="meaghan creed" w:date="2025-09-06T22:15:00Z" w16du:dateUtc="2025-09-07T03:15:00Z">
              <w:rPr/>
            </w:rPrChange>
          </w:rPr>
          <w:t>FSNI_YHC_CE6FED006_CheckSNI.csv: 634</w:t>
        </w:r>
      </w:ins>
    </w:p>
    <w:p w14:paraId="63B68B79" w14:textId="77777777" w:rsidR="006C240B" w:rsidRPr="00567594" w:rsidRDefault="006C240B" w:rsidP="00567594">
      <w:pPr>
        <w:spacing w:after="0"/>
        <w:rPr>
          <w:ins w:id="400" w:author="meaghan creed" w:date="2025-09-06T22:14:00Z" w16du:dateUtc="2025-09-07T03:14:00Z"/>
          <w:sz w:val="18"/>
          <w:szCs w:val="18"/>
          <w:rPrChange w:id="401" w:author="meaghan creed" w:date="2025-09-06T22:15:00Z" w16du:dateUtc="2025-09-07T03:15:00Z">
            <w:rPr>
              <w:ins w:id="402" w:author="meaghan creed" w:date="2025-09-06T22:14:00Z" w16du:dateUtc="2025-09-07T03:14:00Z"/>
            </w:rPr>
          </w:rPrChange>
        </w:rPr>
        <w:pPrChange w:id="403" w:author="meaghan creed" w:date="2025-09-06T22:14:00Z" w16du:dateUtc="2025-09-07T03:14:00Z">
          <w:pPr/>
        </w:pPrChange>
      </w:pPr>
      <w:ins w:id="404" w:author="meaghan creed" w:date="2025-09-06T22:14:00Z" w16du:dateUtc="2025-09-07T03:14:00Z">
        <w:r w:rsidRPr="00567594">
          <w:rPr>
            <w:sz w:val="18"/>
            <w:szCs w:val="18"/>
            <w:rPrChange w:id="405" w:author="meaghan creed" w:date="2025-09-06T22:15:00Z" w16du:dateUtc="2025-09-07T03:15:00Z">
              <w:rPr/>
            </w:rPrChange>
          </w:rPr>
          <w:t>FSNI_YHC_CE6FED022.csv: 634</w:t>
        </w:r>
      </w:ins>
    </w:p>
    <w:p w14:paraId="6D119A6A" w14:textId="77777777" w:rsidR="006C240B" w:rsidRPr="00567594" w:rsidRDefault="006C240B" w:rsidP="00567594">
      <w:pPr>
        <w:spacing w:after="0"/>
        <w:rPr>
          <w:ins w:id="406" w:author="meaghan creed" w:date="2025-09-06T22:14:00Z" w16du:dateUtc="2025-09-07T03:14:00Z"/>
          <w:sz w:val="18"/>
          <w:szCs w:val="18"/>
          <w:rPrChange w:id="407" w:author="meaghan creed" w:date="2025-09-06T22:15:00Z" w16du:dateUtc="2025-09-07T03:15:00Z">
            <w:rPr>
              <w:ins w:id="408" w:author="meaghan creed" w:date="2025-09-06T22:14:00Z" w16du:dateUtc="2025-09-07T03:14:00Z"/>
            </w:rPr>
          </w:rPrChange>
        </w:rPr>
        <w:pPrChange w:id="409" w:author="meaghan creed" w:date="2025-09-06T22:14:00Z" w16du:dateUtc="2025-09-07T03:14:00Z">
          <w:pPr/>
        </w:pPrChange>
      </w:pPr>
      <w:ins w:id="410" w:author="meaghan creed" w:date="2025-09-06T22:14:00Z" w16du:dateUtc="2025-09-07T03:14:00Z">
        <w:r w:rsidRPr="00567594">
          <w:rPr>
            <w:sz w:val="18"/>
            <w:szCs w:val="18"/>
            <w:rPrChange w:id="411" w:author="meaghan creed" w:date="2025-09-06T22:15:00Z" w16du:dateUtc="2025-09-07T03:15:00Z">
              <w:rPr/>
            </w:rPrChange>
          </w:rPr>
          <w:t>FSNI_YHC_CE7FED002.csv: 499</w:t>
        </w:r>
      </w:ins>
    </w:p>
    <w:p w14:paraId="575DBF34" w14:textId="77777777" w:rsidR="006C240B" w:rsidRPr="00567594" w:rsidRDefault="006C240B" w:rsidP="00567594">
      <w:pPr>
        <w:spacing w:after="0"/>
        <w:rPr>
          <w:ins w:id="412" w:author="meaghan creed" w:date="2025-09-06T22:14:00Z" w16du:dateUtc="2025-09-07T03:14:00Z"/>
          <w:sz w:val="18"/>
          <w:szCs w:val="18"/>
          <w:rPrChange w:id="413" w:author="meaghan creed" w:date="2025-09-06T22:15:00Z" w16du:dateUtc="2025-09-07T03:15:00Z">
            <w:rPr>
              <w:ins w:id="414" w:author="meaghan creed" w:date="2025-09-06T22:14:00Z" w16du:dateUtc="2025-09-07T03:14:00Z"/>
            </w:rPr>
          </w:rPrChange>
        </w:rPr>
        <w:pPrChange w:id="415" w:author="meaghan creed" w:date="2025-09-06T22:14:00Z" w16du:dateUtc="2025-09-07T03:14:00Z">
          <w:pPr/>
        </w:pPrChange>
      </w:pPr>
      <w:ins w:id="416" w:author="meaghan creed" w:date="2025-09-06T22:14:00Z" w16du:dateUtc="2025-09-07T03:14:00Z">
        <w:r w:rsidRPr="00567594">
          <w:rPr>
            <w:sz w:val="18"/>
            <w:szCs w:val="18"/>
            <w:rPrChange w:id="417" w:author="meaghan creed" w:date="2025-09-06T22:15:00Z" w16du:dateUtc="2025-09-07T03:15:00Z">
              <w:rPr/>
            </w:rPrChange>
          </w:rPr>
          <w:t>FSNI_YHC_CE7FED003.csv: 414</w:t>
        </w:r>
      </w:ins>
    </w:p>
    <w:p w14:paraId="427D20E8" w14:textId="77777777" w:rsidR="006C240B" w:rsidRPr="00567594" w:rsidRDefault="006C240B" w:rsidP="00567594">
      <w:pPr>
        <w:spacing w:after="0"/>
        <w:rPr>
          <w:ins w:id="418" w:author="meaghan creed" w:date="2025-09-06T22:14:00Z" w16du:dateUtc="2025-09-07T03:14:00Z"/>
          <w:sz w:val="18"/>
          <w:szCs w:val="18"/>
          <w:rPrChange w:id="419" w:author="meaghan creed" w:date="2025-09-06T22:15:00Z" w16du:dateUtc="2025-09-07T03:15:00Z">
            <w:rPr>
              <w:ins w:id="420" w:author="meaghan creed" w:date="2025-09-06T22:14:00Z" w16du:dateUtc="2025-09-07T03:14:00Z"/>
            </w:rPr>
          </w:rPrChange>
        </w:rPr>
        <w:pPrChange w:id="421" w:author="meaghan creed" w:date="2025-09-06T22:14:00Z" w16du:dateUtc="2025-09-07T03:14:00Z">
          <w:pPr/>
        </w:pPrChange>
      </w:pPr>
      <w:ins w:id="422" w:author="meaghan creed" w:date="2025-09-06T22:14:00Z" w16du:dateUtc="2025-09-07T03:14:00Z">
        <w:r w:rsidRPr="00567594">
          <w:rPr>
            <w:sz w:val="18"/>
            <w:szCs w:val="18"/>
            <w:rPrChange w:id="423" w:author="meaghan creed" w:date="2025-09-06T22:15:00Z" w16du:dateUtc="2025-09-07T03:15:00Z">
              <w:rPr/>
            </w:rPrChange>
          </w:rPr>
          <w:t>MSNI_JMT_FED001.csv: 488</w:t>
        </w:r>
      </w:ins>
    </w:p>
    <w:p w14:paraId="55643727" w14:textId="77777777" w:rsidR="006C240B" w:rsidRPr="00567594" w:rsidRDefault="006C240B" w:rsidP="00567594">
      <w:pPr>
        <w:spacing w:after="0"/>
        <w:rPr>
          <w:ins w:id="424" w:author="meaghan creed" w:date="2025-09-06T22:14:00Z" w16du:dateUtc="2025-09-07T03:14:00Z"/>
          <w:sz w:val="18"/>
          <w:szCs w:val="18"/>
          <w:rPrChange w:id="425" w:author="meaghan creed" w:date="2025-09-06T22:15:00Z" w16du:dateUtc="2025-09-07T03:15:00Z">
            <w:rPr>
              <w:ins w:id="426" w:author="meaghan creed" w:date="2025-09-06T22:14:00Z" w16du:dateUtc="2025-09-07T03:14:00Z"/>
            </w:rPr>
          </w:rPrChange>
        </w:rPr>
        <w:pPrChange w:id="427" w:author="meaghan creed" w:date="2025-09-06T22:14:00Z" w16du:dateUtc="2025-09-07T03:14:00Z">
          <w:pPr/>
        </w:pPrChange>
      </w:pPr>
      <w:ins w:id="428" w:author="meaghan creed" w:date="2025-09-06T22:14:00Z" w16du:dateUtc="2025-09-07T03:14:00Z">
        <w:r w:rsidRPr="00567594">
          <w:rPr>
            <w:sz w:val="18"/>
            <w:szCs w:val="18"/>
            <w:rPrChange w:id="429" w:author="meaghan creed" w:date="2025-09-06T22:15:00Z" w16du:dateUtc="2025-09-07T03:15:00Z">
              <w:rPr/>
            </w:rPrChange>
          </w:rPr>
          <w:t>MSNI_JMT_FED002.csv: 482</w:t>
        </w:r>
      </w:ins>
    </w:p>
    <w:p w14:paraId="00A4A8F7" w14:textId="77777777" w:rsidR="006C240B" w:rsidRPr="00567594" w:rsidRDefault="006C240B" w:rsidP="00567594">
      <w:pPr>
        <w:spacing w:after="0"/>
        <w:rPr>
          <w:ins w:id="430" w:author="meaghan creed" w:date="2025-09-06T22:14:00Z" w16du:dateUtc="2025-09-07T03:14:00Z"/>
          <w:sz w:val="18"/>
          <w:szCs w:val="18"/>
          <w:rPrChange w:id="431" w:author="meaghan creed" w:date="2025-09-06T22:15:00Z" w16du:dateUtc="2025-09-07T03:15:00Z">
            <w:rPr>
              <w:ins w:id="432" w:author="meaghan creed" w:date="2025-09-06T22:14:00Z" w16du:dateUtc="2025-09-07T03:14:00Z"/>
            </w:rPr>
          </w:rPrChange>
        </w:rPr>
        <w:pPrChange w:id="433" w:author="meaghan creed" w:date="2025-09-06T22:14:00Z" w16du:dateUtc="2025-09-07T03:14:00Z">
          <w:pPr/>
        </w:pPrChange>
      </w:pPr>
      <w:ins w:id="434" w:author="meaghan creed" w:date="2025-09-06T22:14:00Z" w16du:dateUtc="2025-09-07T03:14:00Z">
        <w:r w:rsidRPr="00567594">
          <w:rPr>
            <w:sz w:val="18"/>
            <w:szCs w:val="18"/>
            <w:rPrChange w:id="435" w:author="meaghan creed" w:date="2025-09-06T22:15:00Z" w16du:dateUtc="2025-09-07T03:15:00Z">
              <w:rPr/>
            </w:rPrChange>
          </w:rPr>
          <w:t>MSNI_YHC_CE12FED003.csv: 525</w:t>
        </w:r>
      </w:ins>
    </w:p>
    <w:p w14:paraId="47F2BE62" w14:textId="77777777" w:rsidR="006C240B" w:rsidRPr="00567594" w:rsidRDefault="006C240B" w:rsidP="00567594">
      <w:pPr>
        <w:spacing w:after="0"/>
        <w:rPr>
          <w:ins w:id="436" w:author="meaghan creed" w:date="2025-09-06T22:14:00Z" w16du:dateUtc="2025-09-07T03:14:00Z"/>
          <w:sz w:val="18"/>
          <w:szCs w:val="18"/>
          <w:rPrChange w:id="437" w:author="meaghan creed" w:date="2025-09-06T22:15:00Z" w16du:dateUtc="2025-09-07T03:15:00Z">
            <w:rPr>
              <w:ins w:id="438" w:author="meaghan creed" w:date="2025-09-06T22:14:00Z" w16du:dateUtc="2025-09-07T03:14:00Z"/>
            </w:rPr>
          </w:rPrChange>
        </w:rPr>
        <w:pPrChange w:id="439" w:author="meaghan creed" w:date="2025-09-06T22:14:00Z" w16du:dateUtc="2025-09-07T03:14:00Z">
          <w:pPr/>
        </w:pPrChange>
      </w:pPr>
      <w:ins w:id="440" w:author="meaghan creed" w:date="2025-09-06T22:14:00Z" w16du:dateUtc="2025-09-07T03:14:00Z">
        <w:r w:rsidRPr="00567594">
          <w:rPr>
            <w:sz w:val="18"/>
            <w:szCs w:val="18"/>
            <w:rPrChange w:id="441" w:author="meaghan creed" w:date="2025-09-06T22:15:00Z" w16du:dateUtc="2025-09-07T03:15:00Z">
              <w:rPr/>
            </w:rPrChange>
          </w:rPr>
          <w:t>MSNI_YHC_CE12FED004.csv: 491</w:t>
        </w:r>
      </w:ins>
    </w:p>
    <w:p w14:paraId="467E8759" w14:textId="77777777" w:rsidR="006C240B" w:rsidRPr="00567594" w:rsidRDefault="006C240B" w:rsidP="00567594">
      <w:pPr>
        <w:spacing w:after="0"/>
        <w:rPr>
          <w:ins w:id="442" w:author="meaghan creed" w:date="2025-09-06T22:14:00Z" w16du:dateUtc="2025-09-07T03:14:00Z"/>
          <w:sz w:val="18"/>
          <w:szCs w:val="18"/>
          <w:rPrChange w:id="443" w:author="meaghan creed" w:date="2025-09-06T22:15:00Z" w16du:dateUtc="2025-09-07T03:15:00Z">
            <w:rPr>
              <w:ins w:id="444" w:author="meaghan creed" w:date="2025-09-06T22:14:00Z" w16du:dateUtc="2025-09-07T03:14:00Z"/>
            </w:rPr>
          </w:rPrChange>
        </w:rPr>
        <w:pPrChange w:id="445" w:author="meaghan creed" w:date="2025-09-06T22:14:00Z" w16du:dateUtc="2025-09-07T03:14:00Z">
          <w:pPr/>
        </w:pPrChange>
      </w:pPr>
      <w:ins w:id="446" w:author="meaghan creed" w:date="2025-09-06T22:14:00Z" w16du:dateUtc="2025-09-07T03:14:00Z">
        <w:r w:rsidRPr="00567594">
          <w:rPr>
            <w:sz w:val="18"/>
            <w:szCs w:val="18"/>
            <w:rPrChange w:id="447" w:author="meaghan creed" w:date="2025-09-06T22:15:00Z" w16du:dateUtc="2025-09-07T03:15:00Z">
              <w:rPr/>
            </w:rPrChange>
          </w:rPr>
          <w:t>MSNI_YHC_CE12FED005.csv: 641</w:t>
        </w:r>
      </w:ins>
    </w:p>
    <w:p w14:paraId="7F1B4D26" w14:textId="77777777" w:rsidR="006C240B" w:rsidRPr="00567594" w:rsidRDefault="006C240B" w:rsidP="00567594">
      <w:pPr>
        <w:spacing w:after="0"/>
        <w:rPr>
          <w:ins w:id="448" w:author="meaghan creed" w:date="2025-09-06T22:14:00Z" w16du:dateUtc="2025-09-07T03:14:00Z"/>
          <w:sz w:val="18"/>
          <w:szCs w:val="18"/>
          <w:rPrChange w:id="449" w:author="meaghan creed" w:date="2025-09-06T22:15:00Z" w16du:dateUtc="2025-09-07T03:15:00Z">
            <w:rPr>
              <w:ins w:id="450" w:author="meaghan creed" w:date="2025-09-06T22:14:00Z" w16du:dateUtc="2025-09-07T03:14:00Z"/>
            </w:rPr>
          </w:rPrChange>
        </w:rPr>
        <w:pPrChange w:id="451" w:author="meaghan creed" w:date="2025-09-06T22:14:00Z" w16du:dateUtc="2025-09-07T03:14:00Z">
          <w:pPr/>
        </w:pPrChange>
      </w:pPr>
      <w:ins w:id="452" w:author="meaghan creed" w:date="2025-09-06T22:14:00Z" w16du:dateUtc="2025-09-07T03:14:00Z">
        <w:r w:rsidRPr="00567594">
          <w:rPr>
            <w:sz w:val="18"/>
            <w:szCs w:val="18"/>
            <w:rPrChange w:id="453" w:author="meaghan creed" w:date="2025-09-06T22:15:00Z" w16du:dateUtc="2025-09-07T03:15:00Z">
              <w:rPr/>
            </w:rPrChange>
          </w:rPr>
          <w:t>MSNI_YHC_CE12FED006.csv: 521</w:t>
        </w:r>
      </w:ins>
    </w:p>
    <w:p w14:paraId="556BB99E" w14:textId="77777777" w:rsidR="006C240B" w:rsidRDefault="006C240B" w:rsidP="006C240B">
      <w:pPr>
        <w:rPr>
          <w:ins w:id="454" w:author="meaghan creed" w:date="2025-09-06T22:14:00Z" w16du:dateUtc="2025-09-07T03:14:00Z"/>
        </w:rPr>
      </w:pPr>
    </w:p>
    <w:p w14:paraId="20BCC455" w14:textId="77777777" w:rsidR="006C240B" w:rsidRDefault="006C240B" w:rsidP="00567594">
      <w:pPr>
        <w:spacing w:after="0" w:line="240" w:lineRule="auto"/>
        <w:rPr>
          <w:ins w:id="455" w:author="meaghan creed" w:date="2025-09-06T22:14:00Z" w16du:dateUtc="2025-09-07T03:14:00Z"/>
        </w:rPr>
        <w:pPrChange w:id="456" w:author="meaghan creed" w:date="2025-09-06T22:15:00Z" w16du:dateUtc="2025-09-07T03:15:00Z">
          <w:pPr/>
        </w:pPrChange>
      </w:pPr>
      <w:ins w:id="457" w:author="meaghan creed" w:date="2025-09-06T22:14:00Z" w16du:dateUtc="2025-09-07T03:14:00Z">
        <w:r>
          <w:t>=== Pellet counts summary ===</w:t>
        </w:r>
      </w:ins>
    </w:p>
    <w:p w14:paraId="04C4B3DE" w14:textId="77777777" w:rsidR="006C240B" w:rsidRDefault="006C240B" w:rsidP="00567594">
      <w:pPr>
        <w:spacing w:after="0" w:line="240" w:lineRule="auto"/>
        <w:rPr>
          <w:ins w:id="458" w:author="meaghan creed" w:date="2025-09-06T22:14:00Z" w16du:dateUtc="2025-09-07T03:14:00Z"/>
        </w:rPr>
        <w:pPrChange w:id="459" w:author="meaghan creed" w:date="2025-09-06T22:15:00Z" w16du:dateUtc="2025-09-07T03:15:00Z">
          <w:pPr/>
        </w:pPrChange>
      </w:pPr>
      <w:ins w:id="460" w:author="meaghan creed" w:date="2025-09-06T22:14:00Z" w16du:dateUtc="2025-09-07T03:14:00Z">
        <w:r>
          <w:t>SHAM (n=19): mean = 532.158, SEM = 22.379</w:t>
        </w:r>
      </w:ins>
    </w:p>
    <w:p w14:paraId="09350DF7" w14:textId="77777777" w:rsidR="006C240B" w:rsidRDefault="006C240B" w:rsidP="00567594">
      <w:pPr>
        <w:spacing w:after="0" w:line="240" w:lineRule="auto"/>
        <w:rPr>
          <w:ins w:id="461" w:author="meaghan creed" w:date="2025-09-06T22:14:00Z" w16du:dateUtc="2025-09-07T03:14:00Z"/>
        </w:rPr>
        <w:pPrChange w:id="462" w:author="meaghan creed" w:date="2025-09-06T22:15:00Z" w16du:dateUtc="2025-09-07T03:15:00Z">
          <w:pPr/>
        </w:pPrChange>
      </w:pPr>
      <w:ins w:id="463" w:author="meaghan creed" w:date="2025-09-06T22:14:00Z" w16du:dateUtc="2025-09-07T03:14:00Z">
        <w:r>
          <w:t>SNI  (n=18): mean = 506.056, SEM = 21.270</w:t>
        </w:r>
      </w:ins>
    </w:p>
    <w:p w14:paraId="536566B1" w14:textId="77777777" w:rsidR="006C240B" w:rsidRDefault="006C240B" w:rsidP="00567594">
      <w:pPr>
        <w:spacing w:after="0" w:line="240" w:lineRule="auto"/>
        <w:rPr>
          <w:ins w:id="464" w:author="meaghan creed" w:date="2025-09-06T22:14:00Z" w16du:dateUtc="2025-09-07T03:14:00Z"/>
        </w:rPr>
        <w:pPrChange w:id="465" w:author="meaghan creed" w:date="2025-09-06T22:15:00Z" w16du:dateUtc="2025-09-07T03:15:00Z">
          <w:pPr/>
        </w:pPrChange>
      </w:pPr>
    </w:p>
    <w:p w14:paraId="74216359" w14:textId="77777777" w:rsidR="006C240B" w:rsidRDefault="006C240B" w:rsidP="00567594">
      <w:pPr>
        <w:spacing w:after="0" w:line="240" w:lineRule="auto"/>
        <w:rPr>
          <w:ins w:id="466" w:author="meaghan creed" w:date="2025-09-06T22:14:00Z" w16du:dateUtc="2025-09-07T03:14:00Z"/>
        </w:rPr>
        <w:pPrChange w:id="467" w:author="meaghan creed" w:date="2025-09-06T22:15:00Z" w16du:dateUtc="2025-09-07T03:15:00Z">
          <w:pPr/>
        </w:pPrChange>
      </w:pPr>
      <w:ins w:id="468" w:author="meaghan creed" w:date="2025-09-06T22:14:00Z" w16du:dateUtc="2025-09-07T03:14:00Z">
        <w:r>
          <w:t>=== One-way ANOVA (Pingouin) ===</w:t>
        </w:r>
      </w:ins>
    </w:p>
    <w:p w14:paraId="3FED3F60" w14:textId="77777777" w:rsidR="006C240B" w:rsidRDefault="006C240B" w:rsidP="00567594">
      <w:pPr>
        <w:spacing w:after="0" w:line="240" w:lineRule="auto"/>
        <w:rPr>
          <w:ins w:id="469" w:author="meaghan creed" w:date="2025-09-06T22:14:00Z" w16du:dateUtc="2025-09-07T03:14:00Z"/>
        </w:rPr>
        <w:pPrChange w:id="470" w:author="meaghan creed" w:date="2025-09-06T22:15:00Z" w16du:dateUtc="2025-09-07T03:15:00Z">
          <w:pPr/>
        </w:pPrChange>
      </w:pPr>
      <w:ins w:id="471" w:author="meaghan creed" w:date="2025-09-06T22:14:00Z" w16du:dateUtc="2025-09-07T03:14:00Z">
        <w:r>
          <w:t xml:space="preserve">   Source             SS  DF           MS         F     p-unc       np2</w:t>
        </w:r>
      </w:ins>
    </w:p>
    <w:p w14:paraId="0BA50B0A" w14:textId="77777777" w:rsidR="006C240B" w:rsidRDefault="006C240B" w:rsidP="00567594">
      <w:pPr>
        <w:spacing w:after="0" w:line="240" w:lineRule="auto"/>
        <w:rPr>
          <w:ins w:id="472" w:author="meaghan creed" w:date="2025-09-06T22:14:00Z" w16du:dateUtc="2025-09-07T03:14:00Z"/>
        </w:rPr>
        <w:pPrChange w:id="473" w:author="meaghan creed" w:date="2025-09-06T22:15:00Z" w16du:dateUtc="2025-09-07T03:15:00Z">
          <w:pPr/>
        </w:pPrChange>
      </w:pPr>
      <w:ins w:id="474" w:author="meaghan creed" w:date="2025-09-06T22:14:00Z" w16du:dateUtc="2025-09-07T03:14:00Z">
        <w:r>
          <w:t>0   Group    6297.718429   1  6297.718429  0.711672  0.404618  0.019928</w:t>
        </w:r>
      </w:ins>
    </w:p>
    <w:p w14:paraId="55A524D8" w14:textId="77777777" w:rsidR="006C240B" w:rsidRDefault="006C240B" w:rsidP="00567594">
      <w:pPr>
        <w:spacing w:after="0" w:line="240" w:lineRule="auto"/>
        <w:rPr>
          <w:ins w:id="475" w:author="meaghan creed" w:date="2025-09-06T22:14:00Z" w16du:dateUtc="2025-09-07T03:14:00Z"/>
        </w:rPr>
        <w:pPrChange w:id="476" w:author="meaghan creed" w:date="2025-09-06T22:15:00Z" w16du:dateUtc="2025-09-07T03:15:00Z">
          <w:pPr/>
        </w:pPrChange>
      </w:pPr>
      <w:ins w:id="477" w:author="meaghan creed" w:date="2025-09-06T22:14:00Z" w16du:dateUtc="2025-09-07T03:14:00Z">
        <w:r>
          <w:t>1  Within  309721.470760  35  8849.184879       NaN       NaN       NaN</w:t>
        </w:r>
      </w:ins>
    </w:p>
    <w:p w14:paraId="3B8364BC" w14:textId="77777777" w:rsidR="006C240B" w:rsidRDefault="006C240B" w:rsidP="00567594">
      <w:pPr>
        <w:spacing w:after="0" w:line="240" w:lineRule="auto"/>
        <w:rPr>
          <w:ins w:id="478" w:author="meaghan creed" w:date="2025-09-06T22:14:00Z" w16du:dateUtc="2025-09-07T03:14:00Z"/>
        </w:rPr>
        <w:pPrChange w:id="479" w:author="meaghan creed" w:date="2025-09-06T22:15:00Z" w16du:dateUtc="2025-09-07T03:15:00Z">
          <w:pPr/>
        </w:pPrChange>
      </w:pPr>
    </w:p>
    <w:p w14:paraId="3ABC5A36" w14:textId="77777777" w:rsidR="006C240B" w:rsidRDefault="006C240B" w:rsidP="00567594">
      <w:pPr>
        <w:spacing w:after="0" w:line="240" w:lineRule="auto"/>
        <w:rPr>
          <w:ins w:id="480" w:author="meaghan creed" w:date="2025-09-06T22:14:00Z" w16du:dateUtc="2025-09-07T03:14:00Z"/>
        </w:rPr>
        <w:pPrChange w:id="481" w:author="meaghan creed" w:date="2025-09-06T22:15:00Z" w16du:dateUtc="2025-09-07T03:15:00Z">
          <w:pPr/>
        </w:pPrChange>
      </w:pPr>
      <w:ins w:id="482" w:author="meaghan creed" w:date="2025-09-06T22:14:00Z" w16du:dateUtc="2025-09-07T03:14:00Z">
        <w:r>
          <w:t>Two-sample t-test (Welch):</w:t>
        </w:r>
      </w:ins>
    </w:p>
    <w:p w14:paraId="25539AA9" w14:textId="66DDA241" w:rsidR="006C240B" w:rsidRDefault="006C240B" w:rsidP="00567594">
      <w:pPr>
        <w:spacing w:after="0" w:line="240" w:lineRule="auto"/>
        <w:rPr>
          <w:ins w:id="483" w:author="meaghan creed" w:date="2025-09-06T22:53:00Z" w16du:dateUtc="2025-09-07T03:53:00Z"/>
        </w:rPr>
      </w:pPr>
      <w:ins w:id="484" w:author="meaghan creed" w:date="2025-09-06T22:14:00Z" w16du:dateUtc="2025-09-07T03:14:00Z">
        <w:r>
          <w:t>t = 0.8454, p = 0.403616</w:t>
        </w:r>
      </w:ins>
    </w:p>
    <w:p w14:paraId="65E0EA52" w14:textId="77777777" w:rsidR="00185B4E" w:rsidRDefault="00185B4E" w:rsidP="00567594">
      <w:pPr>
        <w:spacing w:after="0" w:line="240" w:lineRule="auto"/>
        <w:rPr>
          <w:ins w:id="485" w:author="meaghan creed" w:date="2025-09-06T22:53:00Z" w16du:dateUtc="2025-09-07T03:53:00Z"/>
        </w:rPr>
      </w:pPr>
    </w:p>
    <w:p w14:paraId="19AD18DA" w14:textId="77777777" w:rsidR="00185B4E" w:rsidRDefault="00185B4E" w:rsidP="00567594">
      <w:pPr>
        <w:spacing w:after="0" w:line="240" w:lineRule="auto"/>
        <w:rPr>
          <w:ins w:id="486" w:author="meaghan creed" w:date="2025-09-06T22:53:00Z" w16du:dateUtc="2025-09-07T03:53:00Z"/>
        </w:rPr>
      </w:pPr>
    </w:p>
    <w:p w14:paraId="3547528F" w14:textId="3DD16788" w:rsidR="00185B4E" w:rsidRPr="0052103E" w:rsidRDefault="00185B4E" w:rsidP="00185B4E">
      <w:pPr>
        <w:spacing w:after="0" w:line="240" w:lineRule="auto"/>
        <w:rPr>
          <w:ins w:id="487" w:author="meaghan creed" w:date="2025-09-06T22:53:00Z" w16du:dateUtc="2025-09-07T03:53:00Z"/>
          <w:b/>
          <w:bCs/>
          <w:rPrChange w:id="488" w:author="meaghan creed" w:date="2025-09-06T22:54:00Z" w16du:dateUtc="2025-09-07T03:54:00Z">
            <w:rPr>
              <w:ins w:id="489" w:author="meaghan creed" w:date="2025-09-06T22:53:00Z" w16du:dateUtc="2025-09-07T03:53:00Z"/>
            </w:rPr>
          </w:rPrChange>
        </w:rPr>
      </w:pPr>
      <w:ins w:id="490" w:author="meaghan creed" w:date="2025-09-06T22:53:00Z" w16du:dateUtc="2025-09-07T03:53:00Z">
        <w:r w:rsidRPr="0052103E">
          <w:rPr>
            <w:b/>
            <w:bCs/>
            <w:rPrChange w:id="491" w:author="meaghan creed" w:date="2025-09-06T22:54:00Z" w16du:dateUtc="2025-09-07T03:54:00Z">
              <w:rPr/>
            </w:rPrChange>
          </w:rPr>
          <w:lastRenderedPageBreak/>
          <w:t xml:space="preserve">Reversal Neutral </w:t>
        </w:r>
      </w:ins>
      <w:ins w:id="492" w:author="meaghan creed" w:date="2025-09-06T22:54:00Z" w16du:dateUtc="2025-09-07T03:54:00Z">
        <w:r w:rsidRPr="0052103E">
          <w:rPr>
            <w:b/>
            <w:bCs/>
            <w:rPrChange w:id="493" w:author="meaghan creed" w:date="2025-09-06T22:54:00Z" w16du:dateUtc="2025-09-07T03:54:00Z">
              <w:rPr/>
            </w:rPrChange>
          </w:rPr>
          <w:t>Accuracy</w:t>
        </w:r>
      </w:ins>
    </w:p>
    <w:p w14:paraId="75D22629" w14:textId="3B0B22EB" w:rsidR="00185B4E" w:rsidRPr="0052103E" w:rsidRDefault="00185B4E" w:rsidP="00185B4E">
      <w:pPr>
        <w:spacing w:after="0" w:line="240" w:lineRule="auto"/>
        <w:rPr>
          <w:ins w:id="494" w:author="meaghan creed" w:date="2025-09-06T22:53:00Z" w16du:dateUtc="2025-09-07T03:53:00Z"/>
          <w:sz w:val="20"/>
          <w:szCs w:val="20"/>
          <w:rPrChange w:id="495" w:author="meaghan creed" w:date="2025-09-06T22:54:00Z" w16du:dateUtc="2025-09-07T03:54:00Z">
            <w:rPr>
              <w:ins w:id="496" w:author="meaghan creed" w:date="2025-09-06T22:53:00Z" w16du:dateUtc="2025-09-07T03:53:00Z"/>
            </w:rPr>
          </w:rPrChange>
        </w:rPr>
      </w:pPr>
      <w:ins w:id="497" w:author="meaghan creed" w:date="2025-09-06T22:53:00Z" w16du:dateUtc="2025-09-07T03:53:00Z">
        <w:r w:rsidRPr="0052103E">
          <w:rPr>
            <w:sz w:val="20"/>
            <w:szCs w:val="20"/>
            <w:rPrChange w:id="498" w:author="meaghan creed" w:date="2025-09-06T22:54:00Z" w16du:dateUtc="2025-09-07T03:54:00Z">
              <w:rPr/>
            </w:rPrChange>
          </w:rPr>
          <w:t>FSHAM_JMT_FED005.csv: accuracy=0.463</w:t>
        </w:r>
      </w:ins>
    </w:p>
    <w:p w14:paraId="1A0EE1DE" w14:textId="77777777" w:rsidR="00185B4E" w:rsidRPr="0052103E" w:rsidRDefault="00185B4E" w:rsidP="00185B4E">
      <w:pPr>
        <w:spacing w:after="0" w:line="240" w:lineRule="auto"/>
        <w:rPr>
          <w:ins w:id="499" w:author="meaghan creed" w:date="2025-09-06T22:53:00Z" w16du:dateUtc="2025-09-07T03:53:00Z"/>
          <w:sz w:val="20"/>
          <w:szCs w:val="20"/>
          <w:rPrChange w:id="500" w:author="meaghan creed" w:date="2025-09-06T22:54:00Z" w16du:dateUtc="2025-09-07T03:54:00Z">
            <w:rPr>
              <w:ins w:id="501" w:author="meaghan creed" w:date="2025-09-06T22:53:00Z" w16du:dateUtc="2025-09-07T03:53:00Z"/>
            </w:rPr>
          </w:rPrChange>
        </w:rPr>
      </w:pPr>
      <w:ins w:id="502" w:author="meaghan creed" w:date="2025-09-06T22:53:00Z" w16du:dateUtc="2025-09-07T03:53:00Z">
        <w:r w:rsidRPr="0052103E">
          <w:rPr>
            <w:sz w:val="20"/>
            <w:szCs w:val="20"/>
            <w:rPrChange w:id="503" w:author="meaghan creed" w:date="2025-09-06T22:54:00Z" w16du:dateUtc="2025-09-07T03:54:00Z">
              <w:rPr/>
            </w:rPrChange>
          </w:rPr>
          <w:t>FSHAM_JMT_FED006.csv: accuracy=0.558</w:t>
        </w:r>
      </w:ins>
    </w:p>
    <w:p w14:paraId="47FBB593" w14:textId="77777777" w:rsidR="00185B4E" w:rsidRPr="0052103E" w:rsidRDefault="00185B4E" w:rsidP="00185B4E">
      <w:pPr>
        <w:spacing w:after="0" w:line="240" w:lineRule="auto"/>
        <w:rPr>
          <w:ins w:id="504" w:author="meaghan creed" w:date="2025-09-06T22:53:00Z" w16du:dateUtc="2025-09-07T03:53:00Z"/>
          <w:sz w:val="20"/>
          <w:szCs w:val="20"/>
          <w:rPrChange w:id="505" w:author="meaghan creed" w:date="2025-09-06T22:54:00Z" w16du:dateUtc="2025-09-07T03:54:00Z">
            <w:rPr>
              <w:ins w:id="506" w:author="meaghan creed" w:date="2025-09-06T22:53:00Z" w16du:dateUtc="2025-09-07T03:53:00Z"/>
            </w:rPr>
          </w:rPrChange>
        </w:rPr>
      </w:pPr>
      <w:ins w:id="507" w:author="meaghan creed" w:date="2025-09-06T22:53:00Z" w16du:dateUtc="2025-09-07T03:53:00Z">
        <w:r w:rsidRPr="0052103E">
          <w:rPr>
            <w:sz w:val="20"/>
            <w:szCs w:val="20"/>
            <w:rPrChange w:id="508" w:author="meaghan creed" w:date="2025-09-06T22:54:00Z" w16du:dateUtc="2025-09-07T03:54:00Z">
              <w:rPr/>
            </w:rPrChange>
          </w:rPr>
          <w:t>FSHAM_JMT_FED007.csv: accuracy=0.563</w:t>
        </w:r>
      </w:ins>
    </w:p>
    <w:p w14:paraId="1E719D86" w14:textId="77777777" w:rsidR="00185B4E" w:rsidRPr="0052103E" w:rsidRDefault="00185B4E" w:rsidP="00185B4E">
      <w:pPr>
        <w:spacing w:after="0" w:line="240" w:lineRule="auto"/>
        <w:rPr>
          <w:ins w:id="509" w:author="meaghan creed" w:date="2025-09-06T22:53:00Z" w16du:dateUtc="2025-09-07T03:53:00Z"/>
          <w:sz w:val="20"/>
          <w:szCs w:val="20"/>
          <w:rPrChange w:id="510" w:author="meaghan creed" w:date="2025-09-06T22:54:00Z" w16du:dateUtc="2025-09-07T03:54:00Z">
            <w:rPr>
              <w:ins w:id="511" w:author="meaghan creed" w:date="2025-09-06T22:53:00Z" w16du:dateUtc="2025-09-07T03:53:00Z"/>
            </w:rPr>
          </w:rPrChange>
        </w:rPr>
      </w:pPr>
      <w:ins w:id="512" w:author="meaghan creed" w:date="2025-09-06T22:53:00Z" w16du:dateUtc="2025-09-07T03:53:00Z">
        <w:r w:rsidRPr="0052103E">
          <w:rPr>
            <w:sz w:val="20"/>
            <w:szCs w:val="20"/>
            <w:rPrChange w:id="513" w:author="meaghan creed" w:date="2025-09-06T22:54:00Z" w16du:dateUtc="2025-09-07T03:54:00Z">
              <w:rPr/>
            </w:rPrChange>
          </w:rPr>
          <w:t>FSHAM_JMT_FED011.csv: accuracy=0.565</w:t>
        </w:r>
      </w:ins>
    </w:p>
    <w:p w14:paraId="07B4DE59" w14:textId="77777777" w:rsidR="00185B4E" w:rsidRPr="0052103E" w:rsidRDefault="00185B4E" w:rsidP="00185B4E">
      <w:pPr>
        <w:spacing w:after="0" w:line="240" w:lineRule="auto"/>
        <w:rPr>
          <w:ins w:id="514" w:author="meaghan creed" w:date="2025-09-06T22:53:00Z" w16du:dateUtc="2025-09-07T03:53:00Z"/>
          <w:sz w:val="20"/>
          <w:szCs w:val="20"/>
          <w:rPrChange w:id="515" w:author="meaghan creed" w:date="2025-09-06T22:54:00Z" w16du:dateUtc="2025-09-07T03:54:00Z">
            <w:rPr>
              <w:ins w:id="516" w:author="meaghan creed" w:date="2025-09-06T22:53:00Z" w16du:dateUtc="2025-09-07T03:53:00Z"/>
            </w:rPr>
          </w:rPrChange>
        </w:rPr>
      </w:pPr>
      <w:ins w:id="517" w:author="meaghan creed" w:date="2025-09-06T22:53:00Z" w16du:dateUtc="2025-09-07T03:53:00Z">
        <w:r w:rsidRPr="0052103E">
          <w:rPr>
            <w:sz w:val="20"/>
            <w:szCs w:val="20"/>
            <w:rPrChange w:id="518" w:author="meaghan creed" w:date="2025-09-06T22:54:00Z" w16du:dateUtc="2025-09-07T03:54:00Z">
              <w:rPr/>
            </w:rPrChange>
          </w:rPr>
          <w:t>FSHAM_YHC_CE11FED001_dual.csv: accuracy=0.529</w:t>
        </w:r>
      </w:ins>
    </w:p>
    <w:p w14:paraId="40C2A671" w14:textId="77777777" w:rsidR="00185B4E" w:rsidRPr="0052103E" w:rsidRDefault="00185B4E" w:rsidP="00185B4E">
      <w:pPr>
        <w:spacing w:after="0" w:line="240" w:lineRule="auto"/>
        <w:rPr>
          <w:ins w:id="519" w:author="meaghan creed" w:date="2025-09-06T22:53:00Z" w16du:dateUtc="2025-09-07T03:53:00Z"/>
          <w:sz w:val="20"/>
          <w:szCs w:val="20"/>
          <w:rPrChange w:id="520" w:author="meaghan creed" w:date="2025-09-06T22:54:00Z" w16du:dateUtc="2025-09-07T03:54:00Z">
            <w:rPr>
              <w:ins w:id="521" w:author="meaghan creed" w:date="2025-09-06T22:53:00Z" w16du:dateUtc="2025-09-07T03:53:00Z"/>
            </w:rPr>
          </w:rPrChange>
        </w:rPr>
      </w:pPr>
      <w:ins w:id="522" w:author="meaghan creed" w:date="2025-09-06T22:53:00Z" w16du:dateUtc="2025-09-07T03:53:00Z">
        <w:r w:rsidRPr="0052103E">
          <w:rPr>
            <w:sz w:val="20"/>
            <w:szCs w:val="20"/>
            <w:rPrChange w:id="523" w:author="meaghan creed" w:date="2025-09-06T22:54:00Z" w16du:dateUtc="2025-09-07T03:54:00Z">
              <w:rPr/>
            </w:rPrChange>
          </w:rPr>
          <w:t>FSHAM_YHC_CE11FED002_dual.csv: accuracy=0.563</w:t>
        </w:r>
      </w:ins>
    </w:p>
    <w:p w14:paraId="06781A0A" w14:textId="77777777" w:rsidR="00185B4E" w:rsidRPr="0052103E" w:rsidRDefault="00185B4E" w:rsidP="00185B4E">
      <w:pPr>
        <w:spacing w:after="0" w:line="240" w:lineRule="auto"/>
        <w:rPr>
          <w:ins w:id="524" w:author="meaghan creed" w:date="2025-09-06T22:53:00Z" w16du:dateUtc="2025-09-07T03:53:00Z"/>
          <w:sz w:val="20"/>
          <w:szCs w:val="20"/>
          <w:rPrChange w:id="525" w:author="meaghan creed" w:date="2025-09-06T22:54:00Z" w16du:dateUtc="2025-09-07T03:54:00Z">
            <w:rPr>
              <w:ins w:id="526" w:author="meaghan creed" w:date="2025-09-06T22:53:00Z" w16du:dateUtc="2025-09-07T03:53:00Z"/>
            </w:rPr>
          </w:rPrChange>
        </w:rPr>
      </w:pPr>
      <w:ins w:id="527" w:author="meaghan creed" w:date="2025-09-06T22:53:00Z" w16du:dateUtc="2025-09-07T03:53:00Z">
        <w:r w:rsidRPr="0052103E">
          <w:rPr>
            <w:sz w:val="20"/>
            <w:szCs w:val="20"/>
            <w:rPrChange w:id="528" w:author="meaghan creed" w:date="2025-09-06T22:54:00Z" w16du:dateUtc="2025-09-07T03:54:00Z">
              <w:rPr/>
            </w:rPrChange>
          </w:rPr>
          <w:t>FSHAM_YHC_CE11FED003_dual.csv: accuracy=0.594</w:t>
        </w:r>
      </w:ins>
    </w:p>
    <w:p w14:paraId="488BB511" w14:textId="77777777" w:rsidR="00185B4E" w:rsidRPr="0052103E" w:rsidRDefault="00185B4E" w:rsidP="00185B4E">
      <w:pPr>
        <w:spacing w:after="0" w:line="240" w:lineRule="auto"/>
        <w:rPr>
          <w:ins w:id="529" w:author="meaghan creed" w:date="2025-09-06T22:53:00Z" w16du:dateUtc="2025-09-07T03:53:00Z"/>
          <w:sz w:val="20"/>
          <w:szCs w:val="20"/>
          <w:rPrChange w:id="530" w:author="meaghan creed" w:date="2025-09-06T22:54:00Z" w16du:dateUtc="2025-09-07T03:54:00Z">
            <w:rPr>
              <w:ins w:id="531" w:author="meaghan creed" w:date="2025-09-06T22:53:00Z" w16du:dateUtc="2025-09-07T03:53:00Z"/>
            </w:rPr>
          </w:rPrChange>
        </w:rPr>
      </w:pPr>
      <w:ins w:id="532" w:author="meaghan creed" w:date="2025-09-06T22:53:00Z" w16du:dateUtc="2025-09-07T03:53:00Z">
        <w:r w:rsidRPr="0052103E">
          <w:rPr>
            <w:sz w:val="20"/>
            <w:szCs w:val="20"/>
            <w:rPrChange w:id="533" w:author="meaghan creed" w:date="2025-09-06T22:54:00Z" w16du:dateUtc="2025-09-07T03:54:00Z">
              <w:rPr/>
            </w:rPrChange>
          </w:rPr>
          <w:t>FSHAM_YHC_CE12FED001_dual.csv: accuracy=0.511</w:t>
        </w:r>
      </w:ins>
    </w:p>
    <w:p w14:paraId="32AE394C" w14:textId="77777777" w:rsidR="00185B4E" w:rsidRPr="0052103E" w:rsidRDefault="00185B4E" w:rsidP="00185B4E">
      <w:pPr>
        <w:spacing w:after="0" w:line="240" w:lineRule="auto"/>
        <w:rPr>
          <w:ins w:id="534" w:author="meaghan creed" w:date="2025-09-06T22:53:00Z" w16du:dateUtc="2025-09-07T03:53:00Z"/>
          <w:sz w:val="20"/>
          <w:szCs w:val="20"/>
          <w:rPrChange w:id="535" w:author="meaghan creed" w:date="2025-09-06T22:54:00Z" w16du:dateUtc="2025-09-07T03:54:00Z">
            <w:rPr>
              <w:ins w:id="536" w:author="meaghan creed" w:date="2025-09-06T22:53:00Z" w16du:dateUtc="2025-09-07T03:53:00Z"/>
            </w:rPr>
          </w:rPrChange>
        </w:rPr>
      </w:pPr>
      <w:ins w:id="537" w:author="meaghan creed" w:date="2025-09-06T22:53:00Z" w16du:dateUtc="2025-09-07T03:53:00Z">
        <w:r w:rsidRPr="0052103E">
          <w:rPr>
            <w:sz w:val="20"/>
            <w:szCs w:val="20"/>
            <w:rPrChange w:id="538" w:author="meaghan creed" w:date="2025-09-06T22:54:00Z" w16du:dateUtc="2025-09-07T03:54:00Z">
              <w:rPr/>
            </w:rPrChange>
          </w:rPr>
          <w:t>FSHAM_YHC_CE12FED002_dual.csv: accuracy=0.503</w:t>
        </w:r>
      </w:ins>
    </w:p>
    <w:p w14:paraId="60D8F691" w14:textId="77777777" w:rsidR="00185B4E" w:rsidRPr="0052103E" w:rsidRDefault="00185B4E" w:rsidP="00185B4E">
      <w:pPr>
        <w:spacing w:after="0" w:line="240" w:lineRule="auto"/>
        <w:rPr>
          <w:ins w:id="539" w:author="meaghan creed" w:date="2025-09-06T22:53:00Z" w16du:dateUtc="2025-09-07T03:53:00Z"/>
          <w:sz w:val="20"/>
          <w:szCs w:val="20"/>
          <w:rPrChange w:id="540" w:author="meaghan creed" w:date="2025-09-06T22:54:00Z" w16du:dateUtc="2025-09-07T03:54:00Z">
            <w:rPr>
              <w:ins w:id="541" w:author="meaghan creed" w:date="2025-09-06T22:53:00Z" w16du:dateUtc="2025-09-07T03:53:00Z"/>
            </w:rPr>
          </w:rPrChange>
        </w:rPr>
      </w:pPr>
      <w:ins w:id="542" w:author="meaghan creed" w:date="2025-09-06T22:53:00Z" w16du:dateUtc="2025-09-07T03:53:00Z">
        <w:r w:rsidRPr="0052103E">
          <w:rPr>
            <w:sz w:val="20"/>
            <w:szCs w:val="20"/>
            <w:rPrChange w:id="543" w:author="meaghan creed" w:date="2025-09-06T22:54:00Z" w16du:dateUtc="2025-09-07T03:54:00Z">
              <w:rPr/>
            </w:rPrChange>
          </w:rPr>
          <w:t>FSHAM_YHC_CE6FED000.csv: accuracy=0.578</w:t>
        </w:r>
      </w:ins>
    </w:p>
    <w:p w14:paraId="7E781055" w14:textId="77777777" w:rsidR="00185B4E" w:rsidRPr="0052103E" w:rsidRDefault="00185B4E" w:rsidP="00185B4E">
      <w:pPr>
        <w:spacing w:after="0" w:line="240" w:lineRule="auto"/>
        <w:rPr>
          <w:ins w:id="544" w:author="meaghan creed" w:date="2025-09-06T22:53:00Z" w16du:dateUtc="2025-09-07T03:53:00Z"/>
          <w:sz w:val="20"/>
          <w:szCs w:val="20"/>
          <w:rPrChange w:id="545" w:author="meaghan creed" w:date="2025-09-06T22:54:00Z" w16du:dateUtc="2025-09-07T03:54:00Z">
            <w:rPr>
              <w:ins w:id="546" w:author="meaghan creed" w:date="2025-09-06T22:53:00Z" w16du:dateUtc="2025-09-07T03:53:00Z"/>
            </w:rPr>
          </w:rPrChange>
        </w:rPr>
      </w:pPr>
      <w:ins w:id="547" w:author="meaghan creed" w:date="2025-09-06T22:53:00Z" w16du:dateUtc="2025-09-07T03:53:00Z">
        <w:r w:rsidRPr="0052103E">
          <w:rPr>
            <w:sz w:val="20"/>
            <w:szCs w:val="20"/>
            <w:rPrChange w:id="548" w:author="meaghan creed" w:date="2025-09-06T22:54:00Z" w16du:dateUtc="2025-09-07T03:54:00Z">
              <w:rPr/>
            </w:rPrChange>
          </w:rPr>
          <w:t>FSHAM_YHC_CE6FED003.csv: accuracy=0.579</w:t>
        </w:r>
      </w:ins>
    </w:p>
    <w:p w14:paraId="5F179027" w14:textId="77777777" w:rsidR="00185B4E" w:rsidRPr="0052103E" w:rsidRDefault="00185B4E" w:rsidP="00185B4E">
      <w:pPr>
        <w:spacing w:after="0" w:line="240" w:lineRule="auto"/>
        <w:rPr>
          <w:ins w:id="549" w:author="meaghan creed" w:date="2025-09-06T22:53:00Z" w16du:dateUtc="2025-09-07T03:53:00Z"/>
          <w:sz w:val="20"/>
          <w:szCs w:val="20"/>
          <w:rPrChange w:id="550" w:author="meaghan creed" w:date="2025-09-06T22:54:00Z" w16du:dateUtc="2025-09-07T03:54:00Z">
            <w:rPr>
              <w:ins w:id="551" w:author="meaghan creed" w:date="2025-09-06T22:53:00Z" w16du:dateUtc="2025-09-07T03:53:00Z"/>
            </w:rPr>
          </w:rPrChange>
        </w:rPr>
      </w:pPr>
      <w:ins w:id="552" w:author="meaghan creed" w:date="2025-09-06T22:53:00Z" w16du:dateUtc="2025-09-07T03:53:00Z">
        <w:r w:rsidRPr="0052103E">
          <w:rPr>
            <w:sz w:val="20"/>
            <w:szCs w:val="20"/>
            <w:rPrChange w:id="553" w:author="meaghan creed" w:date="2025-09-06T22:54:00Z" w16du:dateUtc="2025-09-07T03:54:00Z">
              <w:rPr/>
            </w:rPrChange>
          </w:rPr>
          <w:t>FSHAM_YHC_CE6FED005.csv: accuracy=0.565</w:t>
        </w:r>
      </w:ins>
    </w:p>
    <w:p w14:paraId="26020B00" w14:textId="77777777" w:rsidR="00185B4E" w:rsidRPr="0052103E" w:rsidRDefault="00185B4E" w:rsidP="00185B4E">
      <w:pPr>
        <w:spacing w:after="0" w:line="240" w:lineRule="auto"/>
        <w:rPr>
          <w:ins w:id="554" w:author="meaghan creed" w:date="2025-09-06T22:53:00Z" w16du:dateUtc="2025-09-07T03:53:00Z"/>
          <w:sz w:val="20"/>
          <w:szCs w:val="20"/>
          <w:rPrChange w:id="555" w:author="meaghan creed" w:date="2025-09-06T22:54:00Z" w16du:dateUtc="2025-09-07T03:54:00Z">
            <w:rPr>
              <w:ins w:id="556" w:author="meaghan creed" w:date="2025-09-06T22:53:00Z" w16du:dateUtc="2025-09-07T03:53:00Z"/>
            </w:rPr>
          </w:rPrChange>
        </w:rPr>
      </w:pPr>
      <w:ins w:id="557" w:author="meaghan creed" w:date="2025-09-06T22:53:00Z" w16du:dateUtc="2025-09-07T03:53:00Z">
        <w:r w:rsidRPr="0052103E">
          <w:rPr>
            <w:sz w:val="20"/>
            <w:szCs w:val="20"/>
            <w:rPrChange w:id="558" w:author="meaghan creed" w:date="2025-09-06T22:54:00Z" w16du:dateUtc="2025-09-07T03:54:00Z">
              <w:rPr/>
            </w:rPrChange>
          </w:rPr>
          <w:t>FSHAM_YHC_CE7FED007.csv: accuracy=0.557</w:t>
        </w:r>
      </w:ins>
    </w:p>
    <w:p w14:paraId="376CC8E1" w14:textId="77777777" w:rsidR="00185B4E" w:rsidRPr="0052103E" w:rsidRDefault="00185B4E" w:rsidP="00185B4E">
      <w:pPr>
        <w:spacing w:after="0" w:line="240" w:lineRule="auto"/>
        <w:rPr>
          <w:ins w:id="559" w:author="meaghan creed" w:date="2025-09-06T22:53:00Z" w16du:dateUtc="2025-09-07T03:53:00Z"/>
          <w:sz w:val="20"/>
          <w:szCs w:val="20"/>
          <w:rPrChange w:id="560" w:author="meaghan creed" w:date="2025-09-06T22:54:00Z" w16du:dateUtc="2025-09-07T03:54:00Z">
            <w:rPr>
              <w:ins w:id="561" w:author="meaghan creed" w:date="2025-09-06T22:53:00Z" w16du:dateUtc="2025-09-07T03:53:00Z"/>
            </w:rPr>
          </w:rPrChange>
        </w:rPr>
      </w:pPr>
      <w:ins w:id="562" w:author="meaghan creed" w:date="2025-09-06T22:53:00Z" w16du:dateUtc="2025-09-07T03:53:00Z">
        <w:r w:rsidRPr="0052103E">
          <w:rPr>
            <w:sz w:val="20"/>
            <w:szCs w:val="20"/>
            <w:rPrChange w:id="563" w:author="meaghan creed" w:date="2025-09-06T22:54:00Z" w16du:dateUtc="2025-09-07T03:54:00Z">
              <w:rPr/>
            </w:rPrChange>
          </w:rPr>
          <w:t>MSHAM_JMT_FED003.csv: accuracy=0.415</w:t>
        </w:r>
      </w:ins>
    </w:p>
    <w:p w14:paraId="63633D52" w14:textId="77777777" w:rsidR="00185B4E" w:rsidRPr="0052103E" w:rsidRDefault="00185B4E" w:rsidP="00185B4E">
      <w:pPr>
        <w:spacing w:after="0" w:line="240" w:lineRule="auto"/>
        <w:rPr>
          <w:ins w:id="564" w:author="meaghan creed" w:date="2025-09-06T22:53:00Z" w16du:dateUtc="2025-09-07T03:53:00Z"/>
          <w:sz w:val="20"/>
          <w:szCs w:val="20"/>
          <w:rPrChange w:id="565" w:author="meaghan creed" w:date="2025-09-06T22:54:00Z" w16du:dateUtc="2025-09-07T03:54:00Z">
            <w:rPr>
              <w:ins w:id="566" w:author="meaghan creed" w:date="2025-09-06T22:53:00Z" w16du:dateUtc="2025-09-07T03:53:00Z"/>
            </w:rPr>
          </w:rPrChange>
        </w:rPr>
      </w:pPr>
      <w:ins w:id="567" w:author="meaghan creed" w:date="2025-09-06T22:53:00Z" w16du:dateUtc="2025-09-07T03:53:00Z">
        <w:r w:rsidRPr="0052103E">
          <w:rPr>
            <w:sz w:val="20"/>
            <w:szCs w:val="20"/>
            <w:rPrChange w:id="568" w:author="meaghan creed" w:date="2025-09-06T22:54:00Z" w16du:dateUtc="2025-09-07T03:54:00Z">
              <w:rPr/>
            </w:rPrChange>
          </w:rPr>
          <w:t>MSHAM_JMT_FED004.csv: accuracy=0.510</w:t>
        </w:r>
      </w:ins>
    </w:p>
    <w:p w14:paraId="71346DF8" w14:textId="77777777" w:rsidR="00185B4E" w:rsidRPr="0052103E" w:rsidRDefault="00185B4E" w:rsidP="00185B4E">
      <w:pPr>
        <w:spacing w:after="0" w:line="240" w:lineRule="auto"/>
        <w:rPr>
          <w:ins w:id="569" w:author="meaghan creed" w:date="2025-09-06T22:53:00Z" w16du:dateUtc="2025-09-07T03:53:00Z"/>
          <w:sz w:val="20"/>
          <w:szCs w:val="20"/>
          <w:rPrChange w:id="570" w:author="meaghan creed" w:date="2025-09-06T22:54:00Z" w16du:dateUtc="2025-09-07T03:54:00Z">
            <w:rPr>
              <w:ins w:id="571" w:author="meaghan creed" w:date="2025-09-06T22:53:00Z" w16du:dateUtc="2025-09-07T03:53:00Z"/>
            </w:rPr>
          </w:rPrChange>
        </w:rPr>
      </w:pPr>
      <w:ins w:id="572" w:author="meaghan creed" w:date="2025-09-06T22:53:00Z" w16du:dateUtc="2025-09-07T03:53:00Z">
        <w:r w:rsidRPr="0052103E">
          <w:rPr>
            <w:sz w:val="20"/>
            <w:szCs w:val="20"/>
            <w:rPrChange w:id="573" w:author="meaghan creed" w:date="2025-09-06T22:54:00Z" w16du:dateUtc="2025-09-07T03:54:00Z">
              <w:rPr/>
            </w:rPrChange>
          </w:rPr>
          <w:t>MSHAM_JMTB_FED027.csv: accuracy=0.709</w:t>
        </w:r>
      </w:ins>
    </w:p>
    <w:p w14:paraId="036BB49D" w14:textId="77777777" w:rsidR="00185B4E" w:rsidRPr="0052103E" w:rsidRDefault="00185B4E" w:rsidP="00185B4E">
      <w:pPr>
        <w:spacing w:after="0" w:line="240" w:lineRule="auto"/>
        <w:rPr>
          <w:ins w:id="574" w:author="meaghan creed" w:date="2025-09-06T22:53:00Z" w16du:dateUtc="2025-09-07T03:53:00Z"/>
          <w:sz w:val="20"/>
          <w:szCs w:val="20"/>
          <w:rPrChange w:id="575" w:author="meaghan creed" w:date="2025-09-06T22:54:00Z" w16du:dateUtc="2025-09-07T03:54:00Z">
            <w:rPr>
              <w:ins w:id="576" w:author="meaghan creed" w:date="2025-09-06T22:53:00Z" w16du:dateUtc="2025-09-07T03:53:00Z"/>
            </w:rPr>
          </w:rPrChange>
        </w:rPr>
      </w:pPr>
      <w:ins w:id="577" w:author="meaghan creed" w:date="2025-09-06T22:53:00Z" w16du:dateUtc="2025-09-07T03:53:00Z">
        <w:r w:rsidRPr="0052103E">
          <w:rPr>
            <w:sz w:val="20"/>
            <w:szCs w:val="20"/>
            <w:rPrChange w:id="578" w:author="meaghan creed" w:date="2025-09-06T22:54:00Z" w16du:dateUtc="2025-09-07T03:54:00Z">
              <w:rPr/>
            </w:rPrChange>
          </w:rPr>
          <w:t>MSHAM_YHC_CE11aFED001_dual.csv: accuracy=0.515</w:t>
        </w:r>
      </w:ins>
    </w:p>
    <w:p w14:paraId="55FCA5B4" w14:textId="77777777" w:rsidR="00185B4E" w:rsidRPr="0052103E" w:rsidRDefault="00185B4E" w:rsidP="00185B4E">
      <w:pPr>
        <w:spacing w:after="0" w:line="240" w:lineRule="auto"/>
        <w:rPr>
          <w:ins w:id="579" w:author="meaghan creed" w:date="2025-09-06T22:53:00Z" w16du:dateUtc="2025-09-07T03:53:00Z"/>
          <w:sz w:val="20"/>
          <w:szCs w:val="20"/>
          <w:rPrChange w:id="580" w:author="meaghan creed" w:date="2025-09-06T22:54:00Z" w16du:dateUtc="2025-09-07T03:54:00Z">
            <w:rPr>
              <w:ins w:id="581" w:author="meaghan creed" w:date="2025-09-06T22:53:00Z" w16du:dateUtc="2025-09-07T03:53:00Z"/>
            </w:rPr>
          </w:rPrChange>
        </w:rPr>
      </w:pPr>
      <w:ins w:id="582" w:author="meaghan creed" w:date="2025-09-06T22:53:00Z" w16du:dateUtc="2025-09-07T03:53:00Z">
        <w:r w:rsidRPr="0052103E">
          <w:rPr>
            <w:sz w:val="20"/>
            <w:szCs w:val="20"/>
            <w:rPrChange w:id="583" w:author="meaghan creed" w:date="2025-09-06T22:54:00Z" w16du:dateUtc="2025-09-07T03:54:00Z">
              <w:rPr/>
            </w:rPrChange>
          </w:rPr>
          <w:t>MSHAM_YHC_CE12FED007_dual.csv: accuracy=0.561</w:t>
        </w:r>
      </w:ins>
    </w:p>
    <w:p w14:paraId="586DCCD8" w14:textId="77777777" w:rsidR="00185B4E" w:rsidRPr="0052103E" w:rsidRDefault="00185B4E" w:rsidP="00185B4E">
      <w:pPr>
        <w:spacing w:after="0" w:line="240" w:lineRule="auto"/>
        <w:rPr>
          <w:ins w:id="584" w:author="meaghan creed" w:date="2025-09-06T22:53:00Z" w16du:dateUtc="2025-09-07T03:53:00Z"/>
          <w:sz w:val="20"/>
          <w:szCs w:val="20"/>
          <w:rPrChange w:id="585" w:author="meaghan creed" w:date="2025-09-06T22:54:00Z" w16du:dateUtc="2025-09-07T03:54:00Z">
            <w:rPr>
              <w:ins w:id="586" w:author="meaghan creed" w:date="2025-09-06T22:53:00Z" w16du:dateUtc="2025-09-07T03:53:00Z"/>
            </w:rPr>
          </w:rPrChange>
        </w:rPr>
      </w:pPr>
      <w:ins w:id="587" w:author="meaghan creed" w:date="2025-09-06T22:53:00Z" w16du:dateUtc="2025-09-07T03:53:00Z">
        <w:r w:rsidRPr="0052103E">
          <w:rPr>
            <w:sz w:val="20"/>
            <w:szCs w:val="20"/>
            <w:rPrChange w:id="588" w:author="meaghan creed" w:date="2025-09-06T22:54:00Z" w16du:dateUtc="2025-09-07T03:54:00Z">
              <w:rPr/>
            </w:rPrChange>
          </w:rPr>
          <w:t>MSHAM_YHC_CE12FED008_dual.csv: accuracy=0.574</w:t>
        </w:r>
      </w:ins>
    </w:p>
    <w:p w14:paraId="07586E3D" w14:textId="77777777" w:rsidR="00185B4E" w:rsidRPr="0052103E" w:rsidRDefault="00185B4E" w:rsidP="00185B4E">
      <w:pPr>
        <w:spacing w:after="0" w:line="240" w:lineRule="auto"/>
        <w:rPr>
          <w:ins w:id="589" w:author="meaghan creed" w:date="2025-09-06T22:53:00Z" w16du:dateUtc="2025-09-07T03:53:00Z"/>
          <w:sz w:val="20"/>
          <w:szCs w:val="20"/>
          <w:rPrChange w:id="590" w:author="meaghan creed" w:date="2025-09-06T22:54:00Z" w16du:dateUtc="2025-09-07T03:54:00Z">
            <w:rPr>
              <w:ins w:id="591" w:author="meaghan creed" w:date="2025-09-06T22:53:00Z" w16du:dateUtc="2025-09-07T03:53:00Z"/>
            </w:rPr>
          </w:rPrChange>
        </w:rPr>
      </w:pPr>
      <w:ins w:id="592" w:author="meaghan creed" w:date="2025-09-06T22:53:00Z" w16du:dateUtc="2025-09-07T03:53:00Z">
        <w:r w:rsidRPr="0052103E">
          <w:rPr>
            <w:sz w:val="20"/>
            <w:szCs w:val="20"/>
            <w:rPrChange w:id="593" w:author="meaghan creed" w:date="2025-09-06T22:54:00Z" w16du:dateUtc="2025-09-07T03:54:00Z">
              <w:rPr/>
            </w:rPrChange>
          </w:rPr>
          <w:t>FSNI_JMT_FED008.csv: accuracy=0.560</w:t>
        </w:r>
      </w:ins>
    </w:p>
    <w:p w14:paraId="6689BF9F" w14:textId="77777777" w:rsidR="00185B4E" w:rsidRPr="0052103E" w:rsidRDefault="00185B4E" w:rsidP="00185B4E">
      <w:pPr>
        <w:spacing w:after="0" w:line="240" w:lineRule="auto"/>
        <w:rPr>
          <w:ins w:id="594" w:author="meaghan creed" w:date="2025-09-06T22:53:00Z" w16du:dateUtc="2025-09-07T03:53:00Z"/>
          <w:sz w:val="20"/>
          <w:szCs w:val="20"/>
          <w:rPrChange w:id="595" w:author="meaghan creed" w:date="2025-09-06T22:54:00Z" w16du:dateUtc="2025-09-07T03:54:00Z">
            <w:rPr>
              <w:ins w:id="596" w:author="meaghan creed" w:date="2025-09-06T22:53:00Z" w16du:dateUtc="2025-09-07T03:53:00Z"/>
            </w:rPr>
          </w:rPrChange>
        </w:rPr>
      </w:pPr>
      <w:ins w:id="597" w:author="meaghan creed" w:date="2025-09-06T22:53:00Z" w16du:dateUtc="2025-09-07T03:53:00Z">
        <w:r w:rsidRPr="0052103E">
          <w:rPr>
            <w:sz w:val="20"/>
            <w:szCs w:val="20"/>
            <w:rPrChange w:id="598" w:author="meaghan creed" w:date="2025-09-06T22:54:00Z" w16du:dateUtc="2025-09-07T03:54:00Z">
              <w:rPr/>
            </w:rPrChange>
          </w:rPr>
          <w:t>FSNI_JMT_FED009.csv: accuracy=0.662</w:t>
        </w:r>
      </w:ins>
    </w:p>
    <w:p w14:paraId="4D893012" w14:textId="77777777" w:rsidR="00185B4E" w:rsidRPr="0052103E" w:rsidRDefault="00185B4E" w:rsidP="00185B4E">
      <w:pPr>
        <w:spacing w:after="0" w:line="240" w:lineRule="auto"/>
        <w:rPr>
          <w:ins w:id="599" w:author="meaghan creed" w:date="2025-09-06T22:53:00Z" w16du:dateUtc="2025-09-07T03:53:00Z"/>
          <w:sz w:val="20"/>
          <w:szCs w:val="20"/>
          <w:rPrChange w:id="600" w:author="meaghan creed" w:date="2025-09-06T22:54:00Z" w16du:dateUtc="2025-09-07T03:54:00Z">
            <w:rPr>
              <w:ins w:id="601" w:author="meaghan creed" w:date="2025-09-06T22:53:00Z" w16du:dateUtc="2025-09-07T03:53:00Z"/>
            </w:rPr>
          </w:rPrChange>
        </w:rPr>
      </w:pPr>
      <w:ins w:id="602" w:author="meaghan creed" w:date="2025-09-06T22:53:00Z" w16du:dateUtc="2025-09-07T03:53:00Z">
        <w:r w:rsidRPr="0052103E">
          <w:rPr>
            <w:sz w:val="20"/>
            <w:szCs w:val="20"/>
            <w:rPrChange w:id="603" w:author="meaghan creed" w:date="2025-09-06T22:54:00Z" w16du:dateUtc="2025-09-07T03:54:00Z">
              <w:rPr/>
            </w:rPrChange>
          </w:rPr>
          <w:t>FSNI_JMT_FED010.csv: accuracy=0.530</w:t>
        </w:r>
      </w:ins>
    </w:p>
    <w:p w14:paraId="2305FF4D" w14:textId="77777777" w:rsidR="00185B4E" w:rsidRPr="0052103E" w:rsidRDefault="00185B4E" w:rsidP="00185B4E">
      <w:pPr>
        <w:spacing w:after="0" w:line="240" w:lineRule="auto"/>
        <w:rPr>
          <w:ins w:id="604" w:author="meaghan creed" w:date="2025-09-06T22:53:00Z" w16du:dateUtc="2025-09-07T03:53:00Z"/>
          <w:sz w:val="20"/>
          <w:szCs w:val="20"/>
          <w:rPrChange w:id="605" w:author="meaghan creed" w:date="2025-09-06T22:54:00Z" w16du:dateUtc="2025-09-07T03:54:00Z">
            <w:rPr>
              <w:ins w:id="606" w:author="meaghan creed" w:date="2025-09-06T22:53:00Z" w16du:dateUtc="2025-09-07T03:53:00Z"/>
            </w:rPr>
          </w:rPrChange>
        </w:rPr>
      </w:pPr>
      <w:ins w:id="607" w:author="meaghan creed" w:date="2025-09-06T22:53:00Z" w16du:dateUtc="2025-09-07T03:53:00Z">
        <w:r w:rsidRPr="0052103E">
          <w:rPr>
            <w:sz w:val="20"/>
            <w:szCs w:val="20"/>
            <w:rPrChange w:id="608" w:author="meaghan creed" w:date="2025-09-06T22:54:00Z" w16du:dateUtc="2025-09-07T03:54:00Z">
              <w:rPr/>
            </w:rPrChange>
          </w:rPr>
          <w:t>FSNI_JMT_FED012ch.csv: accuracy=0.542</w:t>
        </w:r>
      </w:ins>
    </w:p>
    <w:p w14:paraId="382001DE" w14:textId="77777777" w:rsidR="00185B4E" w:rsidRPr="0052103E" w:rsidRDefault="00185B4E" w:rsidP="00185B4E">
      <w:pPr>
        <w:spacing w:after="0" w:line="240" w:lineRule="auto"/>
        <w:rPr>
          <w:ins w:id="609" w:author="meaghan creed" w:date="2025-09-06T22:53:00Z" w16du:dateUtc="2025-09-07T03:53:00Z"/>
          <w:sz w:val="20"/>
          <w:szCs w:val="20"/>
          <w:rPrChange w:id="610" w:author="meaghan creed" w:date="2025-09-06T22:54:00Z" w16du:dateUtc="2025-09-07T03:54:00Z">
            <w:rPr>
              <w:ins w:id="611" w:author="meaghan creed" w:date="2025-09-06T22:53:00Z" w16du:dateUtc="2025-09-07T03:53:00Z"/>
            </w:rPr>
          </w:rPrChange>
        </w:rPr>
      </w:pPr>
      <w:ins w:id="612" w:author="meaghan creed" w:date="2025-09-06T22:53:00Z" w16du:dateUtc="2025-09-07T03:53:00Z">
        <w:r w:rsidRPr="0052103E">
          <w:rPr>
            <w:sz w:val="20"/>
            <w:szCs w:val="20"/>
            <w:rPrChange w:id="613" w:author="meaghan creed" w:date="2025-09-06T22:54:00Z" w16du:dateUtc="2025-09-07T03:54:00Z">
              <w:rPr/>
            </w:rPrChange>
          </w:rPr>
          <w:t>FSNI_YHC_CE3r2FED000.csv: accuracy=0.458</w:t>
        </w:r>
      </w:ins>
    </w:p>
    <w:p w14:paraId="3EF473C5" w14:textId="77777777" w:rsidR="00185B4E" w:rsidRPr="0052103E" w:rsidRDefault="00185B4E" w:rsidP="00185B4E">
      <w:pPr>
        <w:spacing w:after="0" w:line="240" w:lineRule="auto"/>
        <w:rPr>
          <w:ins w:id="614" w:author="meaghan creed" w:date="2025-09-06T22:53:00Z" w16du:dateUtc="2025-09-07T03:53:00Z"/>
          <w:sz w:val="20"/>
          <w:szCs w:val="20"/>
          <w:rPrChange w:id="615" w:author="meaghan creed" w:date="2025-09-06T22:54:00Z" w16du:dateUtc="2025-09-07T03:54:00Z">
            <w:rPr>
              <w:ins w:id="616" w:author="meaghan creed" w:date="2025-09-06T22:53:00Z" w16du:dateUtc="2025-09-07T03:53:00Z"/>
            </w:rPr>
          </w:rPrChange>
        </w:rPr>
      </w:pPr>
      <w:ins w:id="617" w:author="meaghan creed" w:date="2025-09-06T22:53:00Z" w16du:dateUtc="2025-09-07T03:53:00Z">
        <w:r w:rsidRPr="0052103E">
          <w:rPr>
            <w:sz w:val="20"/>
            <w:szCs w:val="20"/>
            <w:rPrChange w:id="618" w:author="meaghan creed" w:date="2025-09-06T22:54:00Z" w16du:dateUtc="2025-09-07T03:54:00Z">
              <w:rPr/>
            </w:rPrChange>
          </w:rPr>
          <w:t>FSNI_YHC_CE3r2FED003.csv: accuracy=0.480</w:t>
        </w:r>
      </w:ins>
    </w:p>
    <w:p w14:paraId="430A2967" w14:textId="77777777" w:rsidR="00185B4E" w:rsidRPr="0052103E" w:rsidRDefault="00185B4E" w:rsidP="00185B4E">
      <w:pPr>
        <w:spacing w:after="0" w:line="240" w:lineRule="auto"/>
        <w:rPr>
          <w:ins w:id="619" w:author="meaghan creed" w:date="2025-09-06T22:53:00Z" w16du:dateUtc="2025-09-07T03:53:00Z"/>
          <w:sz w:val="20"/>
          <w:szCs w:val="20"/>
          <w:rPrChange w:id="620" w:author="meaghan creed" w:date="2025-09-06T22:54:00Z" w16du:dateUtc="2025-09-07T03:54:00Z">
            <w:rPr>
              <w:ins w:id="621" w:author="meaghan creed" w:date="2025-09-06T22:53:00Z" w16du:dateUtc="2025-09-07T03:53:00Z"/>
            </w:rPr>
          </w:rPrChange>
        </w:rPr>
      </w:pPr>
      <w:ins w:id="622" w:author="meaghan creed" w:date="2025-09-06T22:53:00Z" w16du:dateUtc="2025-09-07T03:53:00Z">
        <w:r w:rsidRPr="0052103E">
          <w:rPr>
            <w:sz w:val="20"/>
            <w:szCs w:val="20"/>
            <w:rPrChange w:id="623" w:author="meaghan creed" w:date="2025-09-06T22:54:00Z" w16du:dateUtc="2025-09-07T03:54:00Z">
              <w:rPr/>
            </w:rPrChange>
          </w:rPr>
          <w:t>FSNI_YHC_CE3r2FED005.csv: accuracy=0.403</w:t>
        </w:r>
      </w:ins>
    </w:p>
    <w:p w14:paraId="77E33047" w14:textId="77777777" w:rsidR="00185B4E" w:rsidRPr="0052103E" w:rsidRDefault="00185B4E" w:rsidP="00185B4E">
      <w:pPr>
        <w:spacing w:after="0" w:line="240" w:lineRule="auto"/>
        <w:rPr>
          <w:ins w:id="624" w:author="meaghan creed" w:date="2025-09-06T22:53:00Z" w16du:dateUtc="2025-09-07T03:53:00Z"/>
          <w:sz w:val="20"/>
          <w:szCs w:val="20"/>
          <w:rPrChange w:id="625" w:author="meaghan creed" w:date="2025-09-06T22:54:00Z" w16du:dateUtc="2025-09-07T03:54:00Z">
            <w:rPr>
              <w:ins w:id="626" w:author="meaghan creed" w:date="2025-09-06T22:53:00Z" w16du:dateUtc="2025-09-07T03:53:00Z"/>
            </w:rPr>
          </w:rPrChange>
        </w:rPr>
      </w:pPr>
      <w:ins w:id="627" w:author="meaghan creed" w:date="2025-09-06T22:53:00Z" w16du:dateUtc="2025-09-07T03:53:00Z">
        <w:r w:rsidRPr="0052103E">
          <w:rPr>
            <w:sz w:val="20"/>
            <w:szCs w:val="20"/>
            <w:rPrChange w:id="628" w:author="meaghan creed" w:date="2025-09-06T22:54:00Z" w16du:dateUtc="2025-09-07T03:54:00Z">
              <w:rPr/>
            </w:rPrChange>
          </w:rPr>
          <w:t>FSNI_YHC_CE3r2FED006.csv: accuracy=0.429</w:t>
        </w:r>
      </w:ins>
    </w:p>
    <w:p w14:paraId="61C00828" w14:textId="77777777" w:rsidR="00185B4E" w:rsidRPr="0052103E" w:rsidRDefault="00185B4E" w:rsidP="00185B4E">
      <w:pPr>
        <w:spacing w:after="0" w:line="240" w:lineRule="auto"/>
        <w:rPr>
          <w:ins w:id="629" w:author="meaghan creed" w:date="2025-09-06T22:53:00Z" w16du:dateUtc="2025-09-07T03:53:00Z"/>
          <w:sz w:val="20"/>
          <w:szCs w:val="20"/>
          <w:rPrChange w:id="630" w:author="meaghan creed" w:date="2025-09-06T22:54:00Z" w16du:dateUtc="2025-09-07T03:54:00Z">
            <w:rPr>
              <w:ins w:id="631" w:author="meaghan creed" w:date="2025-09-06T22:53:00Z" w16du:dateUtc="2025-09-07T03:53:00Z"/>
            </w:rPr>
          </w:rPrChange>
        </w:rPr>
      </w:pPr>
      <w:ins w:id="632" w:author="meaghan creed" w:date="2025-09-06T22:53:00Z" w16du:dateUtc="2025-09-07T03:53:00Z">
        <w:r w:rsidRPr="0052103E">
          <w:rPr>
            <w:sz w:val="20"/>
            <w:szCs w:val="20"/>
            <w:rPrChange w:id="633" w:author="meaghan creed" w:date="2025-09-06T22:54:00Z" w16du:dateUtc="2025-09-07T03:54:00Z">
              <w:rPr/>
            </w:rPrChange>
          </w:rPr>
          <w:t>FSNI_YHC_CE6FED006_CheckSNI.csv: accuracy=0.563</w:t>
        </w:r>
      </w:ins>
    </w:p>
    <w:p w14:paraId="1F05C3D2" w14:textId="77777777" w:rsidR="00185B4E" w:rsidRPr="0052103E" w:rsidRDefault="00185B4E" w:rsidP="00185B4E">
      <w:pPr>
        <w:spacing w:after="0" w:line="240" w:lineRule="auto"/>
        <w:rPr>
          <w:ins w:id="634" w:author="meaghan creed" w:date="2025-09-06T22:53:00Z" w16du:dateUtc="2025-09-07T03:53:00Z"/>
          <w:sz w:val="20"/>
          <w:szCs w:val="20"/>
          <w:rPrChange w:id="635" w:author="meaghan creed" w:date="2025-09-06T22:54:00Z" w16du:dateUtc="2025-09-07T03:54:00Z">
            <w:rPr>
              <w:ins w:id="636" w:author="meaghan creed" w:date="2025-09-06T22:53:00Z" w16du:dateUtc="2025-09-07T03:53:00Z"/>
            </w:rPr>
          </w:rPrChange>
        </w:rPr>
      </w:pPr>
      <w:ins w:id="637" w:author="meaghan creed" w:date="2025-09-06T22:53:00Z" w16du:dateUtc="2025-09-07T03:53:00Z">
        <w:r w:rsidRPr="0052103E">
          <w:rPr>
            <w:sz w:val="20"/>
            <w:szCs w:val="20"/>
            <w:rPrChange w:id="638" w:author="meaghan creed" w:date="2025-09-06T22:54:00Z" w16du:dateUtc="2025-09-07T03:54:00Z">
              <w:rPr/>
            </w:rPrChange>
          </w:rPr>
          <w:t>FSNI_YHC_CE6FED022.csv: accuracy=0.563</w:t>
        </w:r>
      </w:ins>
    </w:p>
    <w:p w14:paraId="3B36083C" w14:textId="77777777" w:rsidR="00185B4E" w:rsidRPr="0052103E" w:rsidRDefault="00185B4E" w:rsidP="00185B4E">
      <w:pPr>
        <w:spacing w:after="0" w:line="240" w:lineRule="auto"/>
        <w:rPr>
          <w:ins w:id="639" w:author="meaghan creed" w:date="2025-09-06T22:53:00Z" w16du:dateUtc="2025-09-07T03:53:00Z"/>
          <w:sz w:val="20"/>
          <w:szCs w:val="20"/>
          <w:rPrChange w:id="640" w:author="meaghan creed" w:date="2025-09-06T22:54:00Z" w16du:dateUtc="2025-09-07T03:54:00Z">
            <w:rPr>
              <w:ins w:id="641" w:author="meaghan creed" w:date="2025-09-06T22:53:00Z" w16du:dateUtc="2025-09-07T03:53:00Z"/>
            </w:rPr>
          </w:rPrChange>
        </w:rPr>
      </w:pPr>
      <w:ins w:id="642" w:author="meaghan creed" w:date="2025-09-06T22:53:00Z" w16du:dateUtc="2025-09-07T03:53:00Z">
        <w:r w:rsidRPr="0052103E">
          <w:rPr>
            <w:sz w:val="20"/>
            <w:szCs w:val="20"/>
            <w:rPrChange w:id="643" w:author="meaghan creed" w:date="2025-09-06T22:54:00Z" w16du:dateUtc="2025-09-07T03:54:00Z">
              <w:rPr/>
            </w:rPrChange>
          </w:rPr>
          <w:t>FSNI_YHC_CE7FED002.csv: accuracy=0.484</w:t>
        </w:r>
      </w:ins>
    </w:p>
    <w:p w14:paraId="22E6C170" w14:textId="77777777" w:rsidR="00185B4E" w:rsidRPr="0052103E" w:rsidRDefault="00185B4E" w:rsidP="00185B4E">
      <w:pPr>
        <w:spacing w:after="0" w:line="240" w:lineRule="auto"/>
        <w:rPr>
          <w:ins w:id="644" w:author="meaghan creed" w:date="2025-09-06T22:53:00Z" w16du:dateUtc="2025-09-07T03:53:00Z"/>
          <w:sz w:val="20"/>
          <w:szCs w:val="20"/>
          <w:rPrChange w:id="645" w:author="meaghan creed" w:date="2025-09-06T22:54:00Z" w16du:dateUtc="2025-09-07T03:54:00Z">
            <w:rPr>
              <w:ins w:id="646" w:author="meaghan creed" w:date="2025-09-06T22:53:00Z" w16du:dateUtc="2025-09-07T03:53:00Z"/>
            </w:rPr>
          </w:rPrChange>
        </w:rPr>
      </w:pPr>
      <w:ins w:id="647" w:author="meaghan creed" w:date="2025-09-06T22:53:00Z" w16du:dateUtc="2025-09-07T03:53:00Z">
        <w:r w:rsidRPr="0052103E">
          <w:rPr>
            <w:sz w:val="20"/>
            <w:szCs w:val="20"/>
            <w:rPrChange w:id="648" w:author="meaghan creed" w:date="2025-09-06T22:54:00Z" w16du:dateUtc="2025-09-07T03:54:00Z">
              <w:rPr/>
            </w:rPrChange>
          </w:rPr>
          <w:t>FSNI_YHC_CE7FED003.csv: accuracy=0.577</w:t>
        </w:r>
      </w:ins>
    </w:p>
    <w:p w14:paraId="09979EC9" w14:textId="77777777" w:rsidR="00185B4E" w:rsidRPr="0052103E" w:rsidRDefault="00185B4E" w:rsidP="00185B4E">
      <w:pPr>
        <w:spacing w:after="0" w:line="240" w:lineRule="auto"/>
        <w:rPr>
          <w:ins w:id="649" w:author="meaghan creed" w:date="2025-09-06T22:53:00Z" w16du:dateUtc="2025-09-07T03:53:00Z"/>
          <w:sz w:val="20"/>
          <w:szCs w:val="20"/>
          <w:rPrChange w:id="650" w:author="meaghan creed" w:date="2025-09-06T22:54:00Z" w16du:dateUtc="2025-09-07T03:54:00Z">
            <w:rPr>
              <w:ins w:id="651" w:author="meaghan creed" w:date="2025-09-06T22:53:00Z" w16du:dateUtc="2025-09-07T03:53:00Z"/>
            </w:rPr>
          </w:rPrChange>
        </w:rPr>
      </w:pPr>
      <w:ins w:id="652" w:author="meaghan creed" w:date="2025-09-06T22:53:00Z" w16du:dateUtc="2025-09-07T03:53:00Z">
        <w:r w:rsidRPr="0052103E">
          <w:rPr>
            <w:sz w:val="20"/>
            <w:szCs w:val="20"/>
            <w:rPrChange w:id="653" w:author="meaghan creed" w:date="2025-09-06T22:54:00Z" w16du:dateUtc="2025-09-07T03:54:00Z">
              <w:rPr/>
            </w:rPrChange>
          </w:rPr>
          <w:t>MSNI_JMT_FED001.csv: accuracy=0.555</w:t>
        </w:r>
      </w:ins>
    </w:p>
    <w:p w14:paraId="18B3483C" w14:textId="77777777" w:rsidR="00185B4E" w:rsidRPr="0052103E" w:rsidRDefault="00185B4E" w:rsidP="00185B4E">
      <w:pPr>
        <w:spacing w:after="0" w:line="240" w:lineRule="auto"/>
        <w:rPr>
          <w:ins w:id="654" w:author="meaghan creed" w:date="2025-09-06T22:53:00Z" w16du:dateUtc="2025-09-07T03:53:00Z"/>
          <w:sz w:val="20"/>
          <w:szCs w:val="20"/>
          <w:rPrChange w:id="655" w:author="meaghan creed" w:date="2025-09-06T22:54:00Z" w16du:dateUtc="2025-09-07T03:54:00Z">
            <w:rPr>
              <w:ins w:id="656" w:author="meaghan creed" w:date="2025-09-06T22:53:00Z" w16du:dateUtc="2025-09-07T03:53:00Z"/>
            </w:rPr>
          </w:rPrChange>
        </w:rPr>
      </w:pPr>
      <w:ins w:id="657" w:author="meaghan creed" w:date="2025-09-06T22:53:00Z" w16du:dateUtc="2025-09-07T03:53:00Z">
        <w:r w:rsidRPr="0052103E">
          <w:rPr>
            <w:sz w:val="20"/>
            <w:szCs w:val="20"/>
            <w:rPrChange w:id="658" w:author="meaghan creed" w:date="2025-09-06T22:54:00Z" w16du:dateUtc="2025-09-07T03:54:00Z">
              <w:rPr/>
            </w:rPrChange>
          </w:rPr>
          <w:t>MSNI_JMT_FED002.csv: accuracy=0.581</w:t>
        </w:r>
      </w:ins>
    </w:p>
    <w:p w14:paraId="30E6D6A7" w14:textId="77777777" w:rsidR="00185B4E" w:rsidRPr="0052103E" w:rsidRDefault="00185B4E" w:rsidP="00185B4E">
      <w:pPr>
        <w:spacing w:after="0" w:line="240" w:lineRule="auto"/>
        <w:rPr>
          <w:ins w:id="659" w:author="meaghan creed" w:date="2025-09-06T22:53:00Z" w16du:dateUtc="2025-09-07T03:53:00Z"/>
          <w:sz w:val="20"/>
          <w:szCs w:val="20"/>
          <w:rPrChange w:id="660" w:author="meaghan creed" w:date="2025-09-06T22:54:00Z" w16du:dateUtc="2025-09-07T03:54:00Z">
            <w:rPr>
              <w:ins w:id="661" w:author="meaghan creed" w:date="2025-09-06T22:53:00Z" w16du:dateUtc="2025-09-07T03:53:00Z"/>
            </w:rPr>
          </w:rPrChange>
        </w:rPr>
      </w:pPr>
      <w:ins w:id="662" w:author="meaghan creed" w:date="2025-09-06T22:53:00Z" w16du:dateUtc="2025-09-07T03:53:00Z">
        <w:r w:rsidRPr="0052103E">
          <w:rPr>
            <w:sz w:val="20"/>
            <w:szCs w:val="20"/>
            <w:rPrChange w:id="663" w:author="meaghan creed" w:date="2025-09-06T22:54:00Z" w16du:dateUtc="2025-09-07T03:54:00Z">
              <w:rPr/>
            </w:rPrChange>
          </w:rPr>
          <w:t>MSNI_YHC_CE12FED003.csv: accuracy=0.524</w:t>
        </w:r>
      </w:ins>
    </w:p>
    <w:p w14:paraId="22C588A1" w14:textId="77777777" w:rsidR="00185B4E" w:rsidRPr="0052103E" w:rsidRDefault="00185B4E" w:rsidP="00185B4E">
      <w:pPr>
        <w:spacing w:after="0" w:line="240" w:lineRule="auto"/>
        <w:rPr>
          <w:ins w:id="664" w:author="meaghan creed" w:date="2025-09-06T22:53:00Z" w16du:dateUtc="2025-09-07T03:53:00Z"/>
          <w:sz w:val="20"/>
          <w:szCs w:val="20"/>
          <w:rPrChange w:id="665" w:author="meaghan creed" w:date="2025-09-06T22:54:00Z" w16du:dateUtc="2025-09-07T03:54:00Z">
            <w:rPr>
              <w:ins w:id="666" w:author="meaghan creed" w:date="2025-09-06T22:53:00Z" w16du:dateUtc="2025-09-07T03:53:00Z"/>
            </w:rPr>
          </w:rPrChange>
        </w:rPr>
      </w:pPr>
      <w:ins w:id="667" w:author="meaghan creed" w:date="2025-09-06T22:53:00Z" w16du:dateUtc="2025-09-07T03:53:00Z">
        <w:r w:rsidRPr="0052103E">
          <w:rPr>
            <w:sz w:val="20"/>
            <w:szCs w:val="20"/>
            <w:rPrChange w:id="668" w:author="meaghan creed" w:date="2025-09-06T22:54:00Z" w16du:dateUtc="2025-09-07T03:54:00Z">
              <w:rPr/>
            </w:rPrChange>
          </w:rPr>
          <w:t>MSNI_YHC_CE12FED004.csv: accuracy=0.597</w:t>
        </w:r>
      </w:ins>
    </w:p>
    <w:p w14:paraId="0F1758AA" w14:textId="77777777" w:rsidR="00185B4E" w:rsidRPr="0052103E" w:rsidRDefault="00185B4E" w:rsidP="00185B4E">
      <w:pPr>
        <w:spacing w:after="0" w:line="240" w:lineRule="auto"/>
        <w:rPr>
          <w:ins w:id="669" w:author="meaghan creed" w:date="2025-09-06T22:53:00Z" w16du:dateUtc="2025-09-07T03:53:00Z"/>
          <w:sz w:val="20"/>
          <w:szCs w:val="20"/>
          <w:rPrChange w:id="670" w:author="meaghan creed" w:date="2025-09-06T22:54:00Z" w16du:dateUtc="2025-09-07T03:54:00Z">
            <w:rPr>
              <w:ins w:id="671" w:author="meaghan creed" w:date="2025-09-06T22:53:00Z" w16du:dateUtc="2025-09-07T03:53:00Z"/>
            </w:rPr>
          </w:rPrChange>
        </w:rPr>
      </w:pPr>
      <w:ins w:id="672" w:author="meaghan creed" w:date="2025-09-06T22:53:00Z" w16du:dateUtc="2025-09-07T03:53:00Z">
        <w:r w:rsidRPr="0052103E">
          <w:rPr>
            <w:sz w:val="20"/>
            <w:szCs w:val="20"/>
            <w:rPrChange w:id="673" w:author="meaghan creed" w:date="2025-09-06T22:54:00Z" w16du:dateUtc="2025-09-07T03:54:00Z">
              <w:rPr/>
            </w:rPrChange>
          </w:rPr>
          <w:t>MSNI_YHC_CE12FED005.csv: accuracy=0.519</w:t>
        </w:r>
      </w:ins>
    </w:p>
    <w:p w14:paraId="0DB132E0" w14:textId="77777777" w:rsidR="00185B4E" w:rsidRPr="0052103E" w:rsidRDefault="00185B4E" w:rsidP="00185B4E">
      <w:pPr>
        <w:spacing w:after="0" w:line="240" w:lineRule="auto"/>
        <w:rPr>
          <w:ins w:id="674" w:author="meaghan creed" w:date="2025-09-06T22:53:00Z" w16du:dateUtc="2025-09-07T03:53:00Z"/>
          <w:sz w:val="20"/>
          <w:szCs w:val="20"/>
          <w:rPrChange w:id="675" w:author="meaghan creed" w:date="2025-09-06T22:54:00Z" w16du:dateUtc="2025-09-07T03:54:00Z">
            <w:rPr>
              <w:ins w:id="676" w:author="meaghan creed" w:date="2025-09-06T22:53:00Z" w16du:dateUtc="2025-09-07T03:53:00Z"/>
            </w:rPr>
          </w:rPrChange>
        </w:rPr>
      </w:pPr>
      <w:ins w:id="677" w:author="meaghan creed" w:date="2025-09-06T22:53:00Z" w16du:dateUtc="2025-09-07T03:53:00Z">
        <w:r w:rsidRPr="0052103E">
          <w:rPr>
            <w:sz w:val="20"/>
            <w:szCs w:val="20"/>
            <w:rPrChange w:id="678" w:author="meaghan creed" w:date="2025-09-06T22:54:00Z" w16du:dateUtc="2025-09-07T03:54:00Z">
              <w:rPr/>
            </w:rPrChange>
          </w:rPr>
          <w:t>MSNI_YHC_CE12FED006.csv: accuracy=0.579</w:t>
        </w:r>
      </w:ins>
    </w:p>
    <w:p w14:paraId="61F968EE" w14:textId="77777777" w:rsidR="00185B4E" w:rsidRDefault="00185B4E" w:rsidP="00185B4E">
      <w:pPr>
        <w:spacing w:after="0" w:line="240" w:lineRule="auto"/>
        <w:rPr>
          <w:ins w:id="679" w:author="meaghan creed" w:date="2025-09-06T22:53:00Z" w16du:dateUtc="2025-09-07T03:53:00Z"/>
        </w:rPr>
      </w:pPr>
    </w:p>
    <w:p w14:paraId="383B5D16" w14:textId="77777777" w:rsidR="00185B4E" w:rsidRDefault="00185B4E" w:rsidP="00185B4E">
      <w:pPr>
        <w:spacing w:after="0" w:line="240" w:lineRule="auto"/>
        <w:rPr>
          <w:ins w:id="680" w:author="meaghan creed" w:date="2025-09-06T22:53:00Z" w16du:dateUtc="2025-09-07T03:53:00Z"/>
        </w:rPr>
      </w:pPr>
      <w:ins w:id="681" w:author="meaghan creed" w:date="2025-09-06T22:53:00Z" w16du:dateUtc="2025-09-07T03:53:00Z">
        <w:r>
          <w:t>=== Accuracy summary ===</w:t>
        </w:r>
      </w:ins>
    </w:p>
    <w:p w14:paraId="586EDAAD" w14:textId="77777777" w:rsidR="00185B4E" w:rsidRDefault="00185B4E" w:rsidP="00185B4E">
      <w:pPr>
        <w:spacing w:after="0" w:line="240" w:lineRule="auto"/>
        <w:rPr>
          <w:ins w:id="682" w:author="meaghan creed" w:date="2025-09-06T22:53:00Z" w16du:dateUtc="2025-09-07T03:53:00Z"/>
        </w:rPr>
      </w:pPr>
      <w:ins w:id="683" w:author="meaghan creed" w:date="2025-09-06T22:53:00Z" w16du:dateUtc="2025-09-07T03:53:00Z">
        <w:r>
          <w:t>SHAM (n=19): mean = 0.548, SEM = 0.014</w:t>
        </w:r>
      </w:ins>
    </w:p>
    <w:p w14:paraId="2FC7F5D7" w14:textId="77777777" w:rsidR="00185B4E" w:rsidRDefault="00185B4E" w:rsidP="00185B4E">
      <w:pPr>
        <w:spacing w:after="0" w:line="240" w:lineRule="auto"/>
        <w:rPr>
          <w:ins w:id="684" w:author="meaghan creed" w:date="2025-09-06T22:53:00Z" w16du:dateUtc="2025-09-07T03:53:00Z"/>
        </w:rPr>
      </w:pPr>
      <w:ins w:id="685" w:author="meaghan creed" w:date="2025-09-06T22:53:00Z" w16du:dateUtc="2025-09-07T03:53:00Z">
        <w:r>
          <w:t>SNI  (n=18): mean = 0.534, SEM = 0.015</w:t>
        </w:r>
      </w:ins>
    </w:p>
    <w:p w14:paraId="252F0E87" w14:textId="77777777" w:rsidR="00185B4E" w:rsidRDefault="00185B4E" w:rsidP="00185B4E">
      <w:pPr>
        <w:spacing w:after="0" w:line="240" w:lineRule="auto"/>
        <w:rPr>
          <w:ins w:id="686" w:author="meaghan creed" w:date="2025-09-06T22:53:00Z" w16du:dateUtc="2025-09-07T03:53:00Z"/>
        </w:rPr>
      </w:pPr>
    </w:p>
    <w:p w14:paraId="194D0738" w14:textId="77777777" w:rsidR="00185B4E" w:rsidRDefault="00185B4E" w:rsidP="00185B4E">
      <w:pPr>
        <w:spacing w:after="0" w:line="240" w:lineRule="auto"/>
        <w:rPr>
          <w:ins w:id="687" w:author="meaghan creed" w:date="2025-09-06T22:53:00Z" w16du:dateUtc="2025-09-07T03:53:00Z"/>
        </w:rPr>
      </w:pPr>
      <w:ins w:id="688" w:author="meaghan creed" w:date="2025-09-06T22:53:00Z" w16du:dateUtc="2025-09-07T03:53:00Z">
        <w:r>
          <w:t>=== One-way ANOVA on per-file Accuracy ===</w:t>
        </w:r>
      </w:ins>
    </w:p>
    <w:p w14:paraId="3B1AAF55" w14:textId="77777777" w:rsidR="00185B4E" w:rsidRDefault="00185B4E" w:rsidP="00185B4E">
      <w:pPr>
        <w:spacing w:after="0" w:line="240" w:lineRule="auto"/>
        <w:rPr>
          <w:ins w:id="689" w:author="meaghan creed" w:date="2025-09-06T22:53:00Z" w16du:dateUtc="2025-09-07T03:53:00Z"/>
        </w:rPr>
      </w:pPr>
      <w:ins w:id="690" w:author="meaghan creed" w:date="2025-09-06T22:53:00Z" w16du:dateUtc="2025-09-07T03:53:00Z">
        <w:r>
          <w:t xml:space="preserve">   Source        SS  DF        MS         F    p-unc       np2</w:t>
        </w:r>
      </w:ins>
    </w:p>
    <w:p w14:paraId="09C52E5E" w14:textId="77777777" w:rsidR="00185B4E" w:rsidRDefault="00185B4E" w:rsidP="00185B4E">
      <w:pPr>
        <w:spacing w:after="0" w:line="240" w:lineRule="auto"/>
        <w:rPr>
          <w:ins w:id="691" w:author="meaghan creed" w:date="2025-09-06T22:53:00Z" w16du:dateUtc="2025-09-07T03:53:00Z"/>
        </w:rPr>
      </w:pPr>
      <w:ins w:id="692" w:author="meaghan creed" w:date="2025-09-06T22:53:00Z" w16du:dateUtc="2025-09-07T03:53:00Z">
        <w:r>
          <w:t>0   Group  0.001882   1  0.001882  0.498279  0.48493  0.014037</w:t>
        </w:r>
      </w:ins>
    </w:p>
    <w:p w14:paraId="6C90817F" w14:textId="77777777" w:rsidR="00185B4E" w:rsidRDefault="00185B4E" w:rsidP="00185B4E">
      <w:pPr>
        <w:spacing w:after="0" w:line="240" w:lineRule="auto"/>
        <w:rPr>
          <w:ins w:id="693" w:author="meaghan creed" w:date="2025-09-06T22:53:00Z" w16du:dateUtc="2025-09-07T03:53:00Z"/>
        </w:rPr>
      </w:pPr>
      <w:ins w:id="694" w:author="meaghan creed" w:date="2025-09-06T22:53:00Z" w16du:dateUtc="2025-09-07T03:53:00Z">
        <w:r>
          <w:t>1  Within  0.132179  35  0.003777       NaN      NaN       NaN</w:t>
        </w:r>
      </w:ins>
    </w:p>
    <w:p w14:paraId="7EC4CB8F" w14:textId="77777777" w:rsidR="00185B4E" w:rsidRDefault="00185B4E" w:rsidP="00185B4E">
      <w:pPr>
        <w:spacing w:after="0" w:line="240" w:lineRule="auto"/>
        <w:rPr>
          <w:ins w:id="695" w:author="meaghan creed" w:date="2025-09-06T22:53:00Z" w16du:dateUtc="2025-09-07T03:53:00Z"/>
        </w:rPr>
      </w:pPr>
    </w:p>
    <w:p w14:paraId="5EC238D7" w14:textId="77777777" w:rsidR="00185B4E" w:rsidRDefault="00185B4E" w:rsidP="00185B4E">
      <w:pPr>
        <w:spacing w:after="0" w:line="240" w:lineRule="auto"/>
        <w:rPr>
          <w:ins w:id="696" w:author="meaghan creed" w:date="2025-09-06T22:53:00Z" w16du:dateUtc="2025-09-07T03:53:00Z"/>
        </w:rPr>
      </w:pPr>
      <w:ins w:id="697" w:author="meaghan creed" w:date="2025-09-06T22:53:00Z" w16du:dateUtc="2025-09-07T03:53:00Z">
        <w:r>
          <w:t>Welch two-sample t-test:</w:t>
        </w:r>
      </w:ins>
    </w:p>
    <w:p w14:paraId="25E13090" w14:textId="5C0B6EBD" w:rsidR="00185B4E" w:rsidRDefault="00185B4E" w:rsidP="00185B4E">
      <w:pPr>
        <w:spacing w:after="0" w:line="240" w:lineRule="auto"/>
        <w:rPr>
          <w:ins w:id="698" w:author="meaghan creed" w:date="2025-08-03T19:27:00Z" w16du:dateUtc="2025-08-04T00:27:00Z"/>
        </w:rPr>
        <w:pPrChange w:id="699" w:author="meaghan creed" w:date="2025-09-06T22:15:00Z" w16du:dateUtc="2025-09-07T03:15:00Z">
          <w:pPr/>
        </w:pPrChange>
      </w:pPr>
      <w:ins w:id="700" w:author="meaghan creed" w:date="2025-09-06T22:53:00Z" w16du:dateUtc="2025-09-07T03:53:00Z">
        <w:r>
          <w:t>t = 0.7045, p = 0.485882</w:t>
        </w:r>
      </w:ins>
    </w:p>
    <w:p w14:paraId="34D9399C" w14:textId="77777777" w:rsidR="000358D1" w:rsidRDefault="000358D1" w:rsidP="00551ECA">
      <w:pPr>
        <w:rPr>
          <w:ins w:id="701" w:author="meaghan creed" w:date="2025-08-03T19:27:00Z" w16du:dateUtc="2025-08-04T00:27:00Z"/>
        </w:rPr>
      </w:pPr>
    </w:p>
    <w:p w14:paraId="02EC00B4" w14:textId="77777777" w:rsidR="0052103E" w:rsidRDefault="0052103E" w:rsidP="00551ECA">
      <w:pPr>
        <w:rPr>
          <w:ins w:id="702" w:author="meaghan creed" w:date="2025-09-06T22:54:00Z" w16du:dateUtc="2025-09-07T03:54:00Z"/>
        </w:rPr>
      </w:pPr>
    </w:p>
    <w:p w14:paraId="31EC50F6" w14:textId="77777777" w:rsidR="0052103E" w:rsidRDefault="0052103E" w:rsidP="00551ECA">
      <w:pPr>
        <w:rPr>
          <w:ins w:id="703" w:author="meaghan creed" w:date="2025-09-06T22:54:00Z" w16du:dateUtc="2025-09-07T03:54:00Z"/>
        </w:rPr>
      </w:pPr>
    </w:p>
    <w:p w14:paraId="7224745C" w14:textId="1F4B96FE" w:rsidR="000358D1" w:rsidRPr="0052103E" w:rsidRDefault="00381996" w:rsidP="00551ECA">
      <w:pPr>
        <w:rPr>
          <w:ins w:id="704" w:author="meaghan creed" w:date="2025-09-06T22:27:00Z" w16du:dateUtc="2025-09-07T03:27:00Z"/>
          <w:b/>
          <w:bCs/>
          <w:rPrChange w:id="705" w:author="meaghan creed" w:date="2025-09-06T22:54:00Z" w16du:dateUtc="2025-09-07T03:54:00Z">
            <w:rPr>
              <w:ins w:id="706" w:author="meaghan creed" w:date="2025-09-06T22:27:00Z" w16du:dateUtc="2025-09-07T03:27:00Z"/>
            </w:rPr>
          </w:rPrChange>
        </w:rPr>
      </w:pPr>
      <w:ins w:id="707" w:author="meaghan creed" w:date="2025-09-06T22:27:00Z" w16du:dateUtc="2025-09-07T03:27:00Z">
        <w:r w:rsidRPr="0052103E">
          <w:rPr>
            <w:b/>
            <w:bCs/>
            <w:rPrChange w:id="708" w:author="meaghan creed" w:date="2025-09-06T22:54:00Z" w16du:dateUtc="2025-09-07T03:54:00Z">
              <w:rPr/>
            </w:rPrChange>
          </w:rPr>
          <w:lastRenderedPageBreak/>
          <w:t>Probabilistic Reversal</w:t>
        </w:r>
      </w:ins>
      <w:ins w:id="709" w:author="meaghan creed" w:date="2025-09-06T22:53:00Z" w16du:dateUtc="2025-09-07T03:53:00Z">
        <w:r w:rsidR="00185B4E" w:rsidRPr="0052103E">
          <w:rPr>
            <w:b/>
            <w:bCs/>
            <w:rPrChange w:id="710" w:author="meaghan creed" w:date="2025-09-06T22:54:00Z" w16du:dateUtc="2025-09-07T03:54:00Z">
              <w:rPr/>
            </w:rPrChange>
          </w:rPr>
          <w:t xml:space="preserve"> Pellets</w:t>
        </w:r>
      </w:ins>
    </w:p>
    <w:p w14:paraId="7EE990BC" w14:textId="77777777" w:rsidR="00381996" w:rsidRPr="00381996" w:rsidRDefault="00381996" w:rsidP="00381996">
      <w:pPr>
        <w:spacing w:after="0" w:line="240" w:lineRule="auto"/>
        <w:rPr>
          <w:ins w:id="711" w:author="meaghan creed" w:date="2025-09-06T22:27:00Z" w16du:dateUtc="2025-09-07T03:27:00Z"/>
          <w:sz w:val="20"/>
          <w:szCs w:val="20"/>
          <w:rPrChange w:id="712" w:author="meaghan creed" w:date="2025-09-06T22:27:00Z" w16du:dateUtc="2025-09-07T03:27:00Z">
            <w:rPr>
              <w:ins w:id="713" w:author="meaghan creed" w:date="2025-09-06T22:27:00Z" w16du:dateUtc="2025-09-07T03:27:00Z"/>
            </w:rPr>
          </w:rPrChange>
        </w:rPr>
        <w:pPrChange w:id="714" w:author="meaghan creed" w:date="2025-09-06T22:27:00Z" w16du:dateUtc="2025-09-07T03:27:00Z">
          <w:pPr/>
        </w:pPrChange>
      </w:pPr>
      <w:ins w:id="715" w:author="meaghan creed" w:date="2025-09-06T22:27:00Z" w16du:dateUtc="2025-09-07T03:27:00Z">
        <w:r w:rsidRPr="00381996">
          <w:rPr>
            <w:sz w:val="20"/>
            <w:szCs w:val="20"/>
            <w:rPrChange w:id="716" w:author="meaghan creed" w:date="2025-09-06T22:27:00Z" w16du:dateUtc="2025-09-07T03:27:00Z">
              <w:rPr/>
            </w:rPrChange>
          </w:rPr>
          <w:t>CTLFED001F.CSV: 435</w:t>
        </w:r>
      </w:ins>
    </w:p>
    <w:p w14:paraId="61627E4C" w14:textId="77777777" w:rsidR="00381996" w:rsidRPr="00381996" w:rsidRDefault="00381996" w:rsidP="00381996">
      <w:pPr>
        <w:spacing w:after="0" w:line="240" w:lineRule="auto"/>
        <w:rPr>
          <w:ins w:id="717" w:author="meaghan creed" w:date="2025-09-06T22:27:00Z" w16du:dateUtc="2025-09-07T03:27:00Z"/>
          <w:sz w:val="20"/>
          <w:szCs w:val="20"/>
          <w:rPrChange w:id="718" w:author="meaghan creed" w:date="2025-09-06T22:27:00Z" w16du:dateUtc="2025-09-07T03:27:00Z">
            <w:rPr>
              <w:ins w:id="719" w:author="meaghan creed" w:date="2025-09-06T22:27:00Z" w16du:dateUtc="2025-09-07T03:27:00Z"/>
            </w:rPr>
          </w:rPrChange>
        </w:rPr>
        <w:pPrChange w:id="720" w:author="meaghan creed" w:date="2025-09-06T22:27:00Z" w16du:dateUtc="2025-09-07T03:27:00Z">
          <w:pPr/>
        </w:pPrChange>
      </w:pPr>
      <w:ins w:id="721" w:author="meaghan creed" w:date="2025-09-06T22:27:00Z" w16du:dateUtc="2025-09-07T03:27:00Z">
        <w:r w:rsidRPr="00381996">
          <w:rPr>
            <w:sz w:val="20"/>
            <w:szCs w:val="20"/>
            <w:rPrChange w:id="722" w:author="meaghan creed" w:date="2025-09-06T22:27:00Z" w16du:dateUtc="2025-09-07T03:27:00Z">
              <w:rPr/>
            </w:rPrChange>
          </w:rPr>
          <w:t>CTLFED002F.csv: 546</w:t>
        </w:r>
      </w:ins>
    </w:p>
    <w:p w14:paraId="1A940925" w14:textId="77777777" w:rsidR="00381996" w:rsidRPr="00381996" w:rsidRDefault="00381996" w:rsidP="00381996">
      <w:pPr>
        <w:spacing w:after="0" w:line="240" w:lineRule="auto"/>
        <w:rPr>
          <w:ins w:id="723" w:author="meaghan creed" w:date="2025-09-06T22:27:00Z" w16du:dateUtc="2025-09-07T03:27:00Z"/>
          <w:sz w:val="20"/>
          <w:szCs w:val="20"/>
          <w:rPrChange w:id="724" w:author="meaghan creed" w:date="2025-09-06T22:27:00Z" w16du:dateUtc="2025-09-07T03:27:00Z">
            <w:rPr>
              <w:ins w:id="725" w:author="meaghan creed" w:date="2025-09-06T22:27:00Z" w16du:dateUtc="2025-09-07T03:27:00Z"/>
            </w:rPr>
          </w:rPrChange>
        </w:rPr>
        <w:pPrChange w:id="726" w:author="meaghan creed" w:date="2025-09-06T22:27:00Z" w16du:dateUtc="2025-09-07T03:27:00Z">
          <w:pPr/>
        </w:pPrChange>
      </w:pPr>
      <w:ins w:id="727" w:author="meaghan creed" w:date="2025-09-06T22:27:00Z" w16du:dateUtc="2025-09-07T03:27:00Z">
        <w:r w:rsidRPr="00381996">
          <w:rPr>
            <w:sz w:val="20"/>
            <w:szCs w:val="20"/>
            <w:rPrChange w:id="728" w:author="meaghan creed" w:date="2025-09-06T22:27:00Z" w16du:dateUtc="2025-09-07T03:27:00Z">
              <w:rPr/>
            </w:rPrChange>
          </w:rPr>
          <w:t>CTLFED003F.csv: 564</w:t>
        </w:r>
      </w:ins>
    </w:p>
    <w:p w14:paraId="3C2F9A9F" w14:textId="77777777" w:rsidR="00381996" w:rsidRPr="00381996" w:rsidRDefault="00381996" w:rsidP="00381996">
      <w:pPr>
        <w:spacing w:after="0" w:line="240" w:lineRule="auto"/>
        <w:rPr>
          <w:ins w:id="729" w:author="meaghan creed" w:date="2025-09-06T22:27:00Z" w16du:dateUtc="2025-09-07T03:27:00Z"/>
          <w:sz w:val="20"/>
          <w:szCs w:val="20"/>
          <w:rPrChange w:id="730" w:author="meaghan creed" w:date="2025-09-06T22:27:00Z" w16du:dateUtc="2025-09-07T03:27:00Z">
            <w:rPr>
              <w:ins w:id="731" w:author="meaghan creed" w:date="2025-09-06T22:27:00Z" w16du:dateUtc="2025-09-07T03:27:00Z"/>
            </w:rPr>
          </w:rPrChange>
        </w:rPr>
        <w:pPrChange w:id="732" w:author="meaghan creed" w:date="2025-09-06T22:27:00Z" w16du:dateUtc="2025-09-07T03:27:00Z">
          <w:pPr/>
        </w:pPrChange>
      </w:pPr>
      <w:ins w:id="733" w:author="meaghan creed" w:date="2025-09-06T22:27:00Z" w16du:dateUtc="2025-09-07T03:27:00Z">
        <w:r w:rsidRPr="00381996">
          <w:rPr>
            <w:sz w:val="20"/>
            <w:szCs w:val="20"/>
            <w:rPrChange w:id="734" w:author="meaghan creed" w:date="2025-09-06T22:27:00Z" w16du:dateUtc="2025-09-07T03:27:00Z">
              <w:rPr/>
            </w:rPrChange>
          </w:rPr>
          <w:t>CTLFED004F.CSV: 449</w:t>
        </w:r>
      </w:ins>
    </w:p>
    <w:p w14:paraId="094B98DC" w14:textId="77777777" w:rsidR="00381996" w:rsidRPr="00381996" w:rsidRDefault="00381996" w:rsidP="00381996">
      <w:pPr>
        <w:spacing w:after="0" w:line="240" w:lineRule="auto"/>
        <w:rPr>
          <w:ins w:id="735" w:author="meaghan creed" w:date="2025-09-06T22:27:00Z" w16du:dateUtc="2025-09-07T03:27:00Z"/>
          <w:sz w:val="20"/>
          <w:szCs w:val="20"/>
          <w:rPrChange w:id="736" w:author="meaghan creed" w:date="2025-09-06T22:27:00Z" w16du:dateUtc="2025-09-07T03:27:00Z">
            <w:rPr>
              <w:ins w:id="737" w:author="meaghan creed" w:date="2025-09-06T22:27:00Z" w16du:dateUtc="2025-09-07T03:27:00Z"/>
            </w:rPr>
          </w:rPrChange>
        </w:rPr>
        <w:pPrChange w:id="738" w:author="meaghan creed" w:date="2025-09-06T22:27:00Z" w16du:dateUtc="2025-09-07T03:27:00Z">
          <w:pPr/>
        </w:pPrChange>
      </w:pPr>
      <w:ins w:id="739" w:author="meaghan creed" w:date="2025-09-06T22:27:00Z" w16du:dateUtc="2025-09-07T03:27:00Z">
        <w:r w:rsidRPr="00381996">
          <w:rPr>
            <w:sz w:val="20"/>
            <w:szCs w:val="20"/>
            <w:rPrChange w:id="740" w:author="meaghan creed" w:date="2025-09-06T22:27:00Z" w16du:dateUtc="2025-09-07T03:27:00Z">
              <w:rPr/>
            </w:rPrChange>
          </w:rPr>
          <w:t>CTLFED005F.CSV: 474</w:t>
        </w:r>
      </w:ins>
    </w:p>
    <w:p w14:paraId="3433F442" w14:textId="77777777" w:rsidR="00381996" w:rsidRPr="00381996" w:rsidRDefault="00381996" w:rsidP="00381996">
      <w:pPr>
        <w:spacing w:after="0" w:line="240" w:lineRule="auto"/>
        <w:rPr>
          <w:ins w:id="741" w:author="meaghan creed" w:date="2025-09-06T22:27:00Z" w16du:dateUtc="2025-09-07T03:27:00Z"/>
          <w:sz w:val="20"/>
          <w:szCs w:val="20"/>
          <w:rPrChange w:id="742" w:author="meaghan creed" w:date="2025-09-06T22:27:00Z" w16du:dateUtc="2025-09-07T03:27:00Z">
            <w:rPr>
              <w:ins w:id="743" w:author="meaghan creed" w:date="2025-09-06T22:27:00Z" w16du:dateUtc="2025-09-07T03:27:00Z"/>
            </w:rPr>
          </w:rPrChange>
        </w:rPr>
        <w:pPrChange w:id="744" w:author="meaghan creed" w:date="2025-09-06T22:27:00Z" w16du:dateUtc="2025-09-07T03:27:00Z">
          <w:pPr/>
        </w:pPrChange>
      </w:pPr>
      <w:ins w:id="745" w:author="meaghan creed" w:date="2025-09-06T22:27:00Z" w16du:dateUtc="2025-09-07T03:27:00Z">
        <w:r w:rsidRPr="00381996">
          <w:rPr>
            <w:sz w:val="20"/>
            <w:szCs w:val="20"/>
            <w:rPrChange w:id="746" w:author="meaghan creed" w:date="2025-09-06T22:27:00Z" w16du:dateUtc="2025-09-07T03:27:00Z">
              <w:rPr/>
            </w:rPrChange>
          </w:rPr>
          <w:t>CTLFED011M.csv: 393</w:t>
        </w:r>
      </w:ins>
    </w:p>
    <w:p w14:paraId="482E54A1" w14:textId="77777777" w:rsidR="00381996" w:rsidRPr="00381996" w:rsidRDefault="00381996" w:rsidP="00381996">
      <w:pPr>
        <w:spacing w:after="0" w:line="240" w:lineRule="auto"/>
        <w:rPr>
          <w:ins w:id="747" w:author="meaghan creed" w:date="2025-09-06T22:27:00Z" w16du:dateUtc="2025-09-07T03:27:00Z"/>
          <w:sz w:val="20"/>
          <w:szCs w:val="20"/>
          <w:rPrChange w:id="748" w:author="meaghan creed" w:date="2025-09-06T22:27:00Z" w16du:dateUtc="2025-09-07T03:27:00Z">
            <w:rPr>
              <w:ins w:id="749" w:author="meaghan creed" w:date="2025-09-06T22:27:00Z" w16du:dateUtc="2025-09-07T03:27:00Z"/>
            </w:rPr>
          </w:rPrChange>
        </w:rPr>
        <w:pPrChange w:id="750" w:author="meaghan creed" w:date="2025-09-06T22:27:00Z" w16du:dateUtc="2025-09-07T03:27:00Z">
          <w:pPr/>
        </w:pPrChange>
      </w:pPr>
      <w:ins w:id="751" w:author="meaghan creed" w:date="2025-09-06T22:27:00Z" w16du:dateUtc="2025-09-07T03:27:00Z">
        <w:r w:rsidRPr="00381996">
          <w:rPr>
            <w:sz w:val="20"/>
            <w:szCs w:val="20"/>
            <w:rPrChange w:id="752" w:author="meaghan creed" w:date="2025-09-06T22:27:00Z" w16du:dateUtc="2025-09-07T03:27:00Z">
              <w:rPr/>
            </w:rPrChange>
          </w:rPr>
          <w:t>CTLFED012M.csv: 432</w:t>
        </w:r>
      </w:ins>
    </w:p>
    <w:p w14:paraId="3471775C" w14:textId="77777777" w:rsidR="00381996" w:rsidRPr="00381996" w:rsidRDefault="00381996" w:rsidP="00381996">
      <w:pPr>
        <w:spacing w:after="0" w:line="240" w:lineRule="auto"/>
        <w:rPr>
          <w:ins w:id="753" w:author="meaghan creed" w:date="2025-09-06T22:27:00Z" w16du:dateUtc="2025-09-07T03:27:00Z"/>
          <w:sz w:val="20"/>
          <w:szCs w:val="20"/>
          <w:rPrChange w:id="754" w:author="meaghan creed" w:date="2025-09-06T22:27:00Z" w16du:dateUtc="2025-09-07T03:27:00Z">
            <w:rPr>
              <w:ins w:id="755" w:author="meaghan creed" w:date="2025-09-06T22:27:00Z" w16du:dateUtc="2025-09-07T03:27:00Z"/>
            </w:rPr>
          </w:rPrChange>
        </w:rPr>
        <w:pPrChange w:id="756" w:author="meaghan creed" w:date="2025-09-06T22:27:00Z" w16du:dateUtc="2025-09-07T03:27:00Z">
          <w:pPr/>
        </w:pPrChange>
      </w:pPr>
      <w:ins w:id="757" w:author="meaghan creed" w:date="2025-09-06T22:27:00Z" w16du:dateUtc="2025-09-07T03:27:00Z">
        <w:r w:rsidRPr="00381996">
          <w:rPr>
            <w:sz w:val="20"/>
            <w:szCs w:val="20"/>
            <w:rPrChange w:id="758" w:author="meaghan creed" w:date="2025-09-06T22:27:00Z" w16du:dateUtc="2025-09-07T03:27:00Z">
              <w:rPr/>
            </w:rPrChange>
          </w:rPr>
          <w:t>CTLFED019M.csv: 605</w:t>
        </w:r>
      </w:ins>
    </w:p>
    <w:p w14:paraId="7FFCDA36" w14:textId="77777777" w:rsidR="00381996" w:rsidRPr="00381996" w:rsidRDefault="00381996" w:rsidP="00381996">
      <w:pPr>
        <w:spacing w:after="0" w:line="240" w:lineRule="auto"/>
        <w:rPr>
          <w:ins w:id="759" w:author="meaghan creed" w:date="2025-09-06T22:27:00Z" w16du:dateUtc="2025-09-07T03:27:00Z"/>
          <w:sz w:val="20"/>
          <w:szCs w:val="20"/>
          <w:rPrChange w:id="760" w:author="meaghan creed" w:date="2025-09-06T22:27:00Z" w16du:dateUtc="2025-09-07T03:27:00Z">
            <w:rPr>
              <w:ins w:id="761" w:author="meaghan creed" w:date="2025-09-06T22:27:00Z" w16du:dateUtc="2025-09-07T03:27:00Z"/>
            </w:rPr>
          </w:rPrChange>
        </w:rPr>
        <w:pPrChange w:id="762" w:author="meaghan creed" w:date="2025-09-06T22:27:00Z" w16du:dateUtc="2025-09-07T03:27:00Z">
          <w:pPr/>
        </w:pPrChange>
      </w:pPr>
      <w:ins w:id="763" w:author="meaghan creed" w:date="2025-09-06T22:27:00Z" w16du:dateUtc="2025-09-07T03:27:00Z">
        <w:r w:rsidRPr="00381996">
          <w:rPr>
            <w:sz w:val="20"/>
            <w:szCs w:val="20"/>
            <w:rPrChange w:id="764" w:author="meaghan creed" w:date="2025-09-06T22:27:00Z" w16du:dateUtc="2025-09-07T03:27:00Z">
              <w:rPr/>
            </w:rPrChange>
          </w:rPr>
          <w:t>CTLFED021M.CSV: 356</w:t>
        </w:r>
      </w:ins>
    </w:p>
    <w:p w14:paraId="224C48FF" w14:textId="77777777" w:rsidR="00381996" w:rsidRPr="00381996" w:rsidRDefault="00381996" w:rsidP="00381996">
      <w:pPr>
        <w:spacing w:after="0" w:line="240" w:lineRule="auto"/>
        <w:rPr>
          <w:ins w:id="765" w:author="meaghan creed" w:date="2025-09-06T22:27:00Z" w16du:dateUtc="2025-09-07T03:27:00Z"/>
          <w:sz w:val="20"/>
          <w:szCs w:val="20"/>
          <w:rPrChange w:id="766" w:author="meaghan creed" w:date="2025-09-06T22:27:00Z" w16du:dateUtc="2025-09-07T03:27:00Z">
            <w:rPr>
              <w:ins w:id="767" w:author="meaghan creed" w:date="2025-09-06T22:27:00Z" w16du:dateUtc="2025-09-07T03:27:00Z"/>
            </w:rPr>
          </w:rPrChange>
        </w:rPr>
        <w:pPrChange w:id="768" w:author="meaghan creed" w:date="2025-09-06T22:27:00Z" w16du:dateUtc="2025-09-07T03:27:00Z">
          <w:pPr/>
        </w:pPrChange>
      </w:pPr>
      <w:ins w:id="769" w:author="meaghan creed" w:date="2025-09-06T22:27:00Z" w16du:dateUtc="2025-09-07T03:27:00Z">
        <w:r w:rsidRPr="00381996">
          <w:rPr>
            <w:sz w:val="20"/>
            <w:szCs w:val="20"/>
            <w:rPrChange w:id="770" w:author="meaghan creed" w:date="2025-09-06T22:27:00Z" w16du:dateUtc="2025-09-07T03:27:00Z">
              <w:rPr/>
            </w:rPrChange>
          </w:rPr>
          <w:t>CTLFED025F.CSV: 364</w:t>
        </w:r>
      </w:ins>
    </w:p>
    <w:p w14:paraId="63993062" w14:textId="77777777" w:rsidR="00381996" w:rsidRPr="00381996" w:rsidRDefault="00381996" w:rsidP="00381996">
      <w:pPr>
        <w:spacing w:after="0" w:line="240" w:lineRule="auto"/>
        <w:rPr>
          <w:ins w:id="771" w:author="meaghan creed" w:date="2025-09-06T22:27:00Z" w16du:dateUtc="2025-09-07T03:27:00Z"/>
          <w:sz w:val="20"/>
          <w:szCs w:val="20"/>
          <w:rPrChange w:id="772" w:author="meaghan creed" w:date="2025-09-06T22:27:00Z" w16du:dateUtc="2025-09-07T03:27:00Z">
            <w:rPr>
              <w:ins w:id="773" w:author="meaghan creed" w:date="2025-09-06T22:27:00Z" w16du:dateUtc="2025-09-07T03:27:00Z"/>
            </w:rPr>
          </w:rPrChange>
        </w:rPr>
        <w:pPrChange w:id="774" w:author="meaghan creed" w:date="2025-09-06T22:27:00Z" w16du:dateUtc="2025-09-07T03:27:00Z">
          <w:pPr/>
        </w:pPrChange>
      </w:pPr>
      <w:ins w:id="775" w:author="meaghan creed" w:date="2025-09-06T22:27:00Z" w16du:dateUtc="2025-09-07T03:27:00Z">
        <w:r w:rsidRPr="00381996">
          <w:rPr>
            <w:sz w:val="20"/>
            <w:szCs w:val="20"/>
            <w:rPrChange w:id="776" w:author="meaghan creed" w:date="2025-09-06T22:27:00Z" w16du:dateUtc="2025-09-07T03:27:00Z">
              <w:rPr/>
            </w:rPrChange>
          </w:rPr>
          <w:t>CTLFED027M.csv: 414</w:t>
        </w:r>
      </w:ins>
    </w:p>
    <w:p w14:paraId="06E1FFF7" w14:textId="77777777" w:rsidR="00381996" w:rsidRPr="00381996" w:rsidRDefault="00381996" w:rsidP="00381996">
      <w:pPr>
        <w:spacing w:after="0" w:line="240" w:lineRule="auto"/>
        <w:rPr>
          <w:ins w:id="777" w:author="meaghan creed" w:date="2025-09-06T22:27:00Z" w16du:dateUtc="2025-09-07T03:27:00Z"/>
          <w:sz w:val="20"/>
          <w:szCs w:val="20"/>
          <w:rPrChange w:id="778" w:author="meaghan creed" w:date="2025-09-06T22:27:00Z" w16du:dateUtc="2025-09-07T03:27:00Z">
            <w:rPr>
              <w:ins w:id="779" w:author="meaghan creed" w:date="2025-09-06T22:27:00Z" w16du:dateUtc="2025-09-07T03:27:00Z"/>
            </w:rPr>
          </w:rPrChange>
        </w:rPr>
        <w:pPrChange w:id="780" w:author="meaghan creed" w:date="2025-09-06T22:27:00Z" w16du:dateUtc="2025-09-07T03:27:00Z">
          <w:pPr/>
        </w:pPrChange>
      </w:pPr>
      <w:ins w:id="781" w:author="meaghan creed" w:date="2025-09-06T22:27:00Z" w16du:dateUtc="2025-09-07T03:27:00Z">
        <w:r w:rsidRPr="00381996">
          <w:rPr>
            <w:sz w:val="20"/>
            <w:szCs w:val="20"/>
            <w:rPrChange w:id="782" w:author="meaghan creed" w:date="2025-09-06T22:27:00Z" w16du:dateUtc="2025-09-07T03:27:00Z">
              <w:rPr/>
            </w:rPrChange>
          </w:rPr>
          <w:t>CTLFED034M.CSV: 347</w:t>
        </w:r>
      </w:ins>
    </w:p>
    <w:p w14:paraId="27254A79" w14:textId="77777777" w:rsidR="00381996" w:rsidRPr="00381996" w:rsidRDefault="00381996" w:rsidP="00381996">
      <w:pPr>
        <w:spacing w:after="0" w:line="240" w:lineRule="auto"/>
        <w:rPr>
          <w:ins w:id="783" w:author="meaghan creed" w:date="2025-09-06T22:27:00Z" w16du:dateUtc="2025-09-07T03:27:00Z"/>
          <w:sz w:val="20"/>
          <w:szCs w:val="20"/>
          <w:rPrChange w:id="784" w:author="meaghan creed" w:date="2025-09-06T22:27:00Z" w16du:dateUtc="2025-09-07T03:27:00Z">
            <w:rPr>
              <w:ins w:id="785" w:author="meaghan creed" w:date="2025-09-06T22:27:00Z" w16du:dateUtc="2025-09-07T03:27:00Z"/>
            </w:rPr>
          </w:rPrChange>
        </w:rPr>
        <w:pPrChange w:id="786" w:author="meaghan creed" w:date="2025-09-06T22:27:00Z" w16du:dateUtc="2025-09-07T03:27:00Z">
          <w:pPr/>
        </w:pPrChange>
      </w:pPr>
      <w:ins w:id="787" w:author="meaghan creed" w:date="2025-09-06T22:27:00Z" w16du:dateUtc="2025-09-07T03:27:00Z">
        <w:r w:rsidRPr="00381996">
          <w:rPr>
            <w:sz w:val="20"/>
            <w:szCs w:val="20"/>
            <w:rPrChange w:id="788" w:author="meaghan creed" w:date="2025-09-06T22:27:00Z" w16du:dateUtc="2025-09-07T03:27:00Z">
              <w:rPr/>
            </w:rPrChange>
          </w:rPr>
          <w:t>SNIFED000M.CSV: 347</w:t>
        </w:r>
      </w:ins>
    </w:p>
    <w:p w14:paraId="5CA6D015" w14:textId="77777777" w:rsidR="00381996" w:rsidRPr="00381996" w:rsidRDefault="00381996" w:rsidP="00381996">
      <w:pPr>
        <w:spacing w:after="0" w:line="240" w:lineRule="auto"/>
        <w:rPr>
          <w:ins w:id="789" w:author="meaghan creed" w:date="2025-09-06T22:27:00Z" w16du:dateUtc="2025-09-07T03:27:00Z"/>
          <w:sz w:val="20"/>
          <w:szCs w:val="20"/>
          <w:rPrChange w:id="790" w:author="meaghan creed" w:date="2025-09-06T22:27:00Z" w16du:dateUtc="2025-09-07T03:27:00Z">
            <w:rPr>
              <w:ins w:id="791" w:author="meaghan creed" w:date="2025-09-06T22:27:00Z" w16du:dateUtc="2025-09-07T03:27:00Z"/>
            </w:rPr>
          </w:rPrChange>
        </w:rPr>
        <w:pPrChange w:id="792" w:author="meaghan creed" w:date="2025-09-06T22:27:00Z" w16du:dateUtc="2025-09-07T03:27:00Z">
          <w:pPr/>
        </w:pPrChange>
      </w:pPr>
      <w:ins w:id="793" w:author="meaghan creed" w:date="2025-09-06T22:27:00Z" w16du:dateUtc="2025-09-07T03:27:00Z">
        <w:r w:rsidRPr="00381996">
          <w:rPr>
            <w:sz w:val="20"/>
            <w:szCs w:val="20"/>
            <w:rPrChange w:id="794" w:author="meaghan creed" w:date="2025-09-06T22:27:00Z" w16du:dateUtc="2025-09-07T03:27:00Z">
              <w:rPr/>
            </w:rPrChange>
          </w:rPr>
          <w:t>SNIFED005F.CSV: 363</w:t>
        </w:r>
      </w:ins>
    </w:p>
    <w:p w14:paraId="0689A474" w14:textId="77777777" w:rsidR="00381996" w:rsidRPr="00381996" w:rsidRDefault="00381996" w:rsidP="00381996">
      <w:pPr>
        <w:spacing w:after="0" w:line="240" w:lineRule="auto"/>
        <w:rPr>
          <w:ins w:id="795" w:author="meaghan creed" w:date="2025-09-06T22:27:00Z" w16du:dateUtc="2025-09-07T03:27:00Z"/>
          <w:sz w:val="20"/>
          <w:szCs w:val="20"/>
          <w:rPrChange w:id="796" w:author="meaghan creed" w:date="2025-09-06T22:27:00Z" w16du:dateUtc="2025-09-07T03:27:00Z">
            <w:rPr>
              <w:ins w:id="797" w:author="meaghan creed" w:date="2025-09-06T22:27:00Z" w16du:dateUtc="2025-09-07T03:27:00Z"/>
            </w:rPr>
          </w:rPrChange>
        </w:rPr>
        <w:pPrChange w:id="798" w:author="meaghan creed" w:date="2025-09-06T22:27:00Z" w16du:dateUtc="2025-09-07T03:27:00Z">
          <w:pPr/>
        </w:pPrChange>
      </w:pPr>
      <w:ins w:id="799" w:author="meaghan creed" w:date="2025-09-06T22:27:00Z" w16du:dateUtc="2025-09-07T03:27:00Z">
        <w:r w:rsidRPr="00381996">
          <w:rPr>
            <w:sz w:val="20"/>
            <w:szCs w:val="20"/>
            <w:rPrChange w:id="800" w:author="meaghan creed" w:date="2025-09-06T22:27:00Z" w16du:dateUtc="2025-09-07T03:27:00Z">
              <w:rPr/>
            </w:rPrChange>
          </w:rPr>
          <w:t>SNIFED006F.csv: 387</w:t>
        </w:r>
      </w:ins>
    </w:p>
    <w:p w14:paraId="69769C0D" w14:textId="77777777" w:rsidR="00381996" w:rsidRPr="00381996" w:rsidRDefault="00381996" w:rsidP="00381996">
      <w:pPr>
        <w:spacing w:after="0" w:line="240" w:lineRule="auto"/>
        <w:rPr>
          <w:ins w:id="801" w:author="meaghan creed" w:date="2025-09-06T22:27:00Z" w16du:dateUtc="2025-09-07T03:27:00Z"/>
          <w:sz w:val="20"/>
          <w:szCs w:val="20"/>
          <w:rPrChange w:id="802" w:author="meaghan creed" w:date="2025-09-06T22:27:00Z" w16du:dateUtc="2025-09-07T03:27:00Z">
            <w:rPr>
              <w:ins w:id="803" w:author="meaghan creed" w:date="2025-09-06T22:27:00Z" w16du:dateUtc="2025-09-07T03:27:00Z"/>
            </w:rPr>
          </w:rPrChange>
        </w:rPr>
        <w:pPrChange w:id="804" w:author="meaghan creed" w:date="2025-09-06T22:27:00Z" w16du:dateUtc="2025-09-07T03:27:00Z">
          <w:pPr/>
        </w:pPrChange>
      </w:pPr>
      <w:ins w:id="805" w:author="meaghan creed" w:date="2025-09-06T22:27:00Z" w16du:dateUtc="2025-09-07T03:27:00Z">
        <w:r w:rsidRPr="00381996">
          <w:rPr>
            <w:sz w:val="20"/>
            <w:szCs w:val="20"/>
            <w:rPrChange w:id="806" w:author="meaghan creed" w:date="2025-09-06T22:27:00Z" w16du:dateUtc="2025-09-07T03:27:00Z">
              <w:rPr/>
            </w:rPrChange>
          </w:rPr>
          <w:t>SNIFED007F.CSV: 472</w:t>
        </w:r>
      </w:ins>
    </w:p>
    <w:p w14:paraId="064D9B7B" w14:textId="77777777" w:rsidR="00381996" w:rsidRPr="00381996" w:rsidRDefault="00381996" w:rsidP="00381996">
      <w:pPr>
        <w:spacing w:after="0" w:line="240" w:lineRule="auto"/>
        <w:rPr>
          <w:ins w:id="807" w:author="meaghan creed" w:date="2025-09-06T22:27:00Z" w16du:dateUtc="2025-09-07T03:27:00Z"/>
          <w:sz w:val="20"/>
          <w:szCs w:val="20"/>
          <w:rPrChange w:id="808" w:author="meaghan creed" w:date="2025-09-06T22:27:00Z" w16du:dateUtc="2025-09-07T03:27:00Z">
            <w:rPr>
              <w:ins w:id="809" w:author="meaghan creed" w:date="2025-09-06T22:27:00Z" w16du:dateUtc="2025-09-07T03:27:00Z"/>
            </w:rPr>
          </w:rPrChange>
        </w:rPr>
        <w:pPrChange w:id="810" w:author="meaghan creed" w:date="2025-09-06T22:27:00Z" w16du:dateUtc="2025-09-07T03:27:00Z">
          <w:pPr/>
        </w:pPrChange>
      </w:pPr>
      <w:ins w:id="811" w:author="meaghan creed" w:date="2025-09-06T22:27:00Z" w16du:dateUtc="2025-09-07T03:27:00Z">
        <w:r w:rsidRPr="00381996">
          <w:rPr>
            <w:sz w:val="20"/>
            <w:szCs w:val="20"/>
            <w:rPrChange w:id="812" w:author="meaghan creed" w:date="2025-09-06T22:27:00Z" w16du:dateUtc="2025-09-07T03:27:00Z">
              <w:rPr/>
            </w:rPrChange>
          </w:rPr>
          <w:t>SNIFED008F.CSV: 595</w:t>
        </w:r>
      </w:ins>
    </w:p>
    <w:p w14:paraId="6A5281B7" w14:textId="77777777" w:rsidR="00381996" w:rsidRPr="00381996" w:rsidRDefault="00381996" w:rsidP="00381996">
      <w:pPr>
        <w:spacing w:after="0" w:line="240" w:lineRule="auto"/>
        <w:rPr>
          <w:ins w:id="813" w:author="meaghan creed" w:date="2025-09-06T22:27:00Z" w16du:dateUtc="2025-09-07T03:27:00Z"/>
          <w:sz w:val="20"/>
          <w:szCs w:val="20"/>
          <w:rPrChange w:id="814" w:author="meaghan creed" w:date="2025-09-06T22:27:00Z" w16du:dateUtc="2025-09-07T03:27:00Z">
            <w:rPr>
              <w:ins w:id="815" w:author="meaghan creed" w:date="2025-09-06T22:27:00Z" w16du:dateUtc="2025-09-07T03:27:00Z"/>
            </w:rPr>
          </w:rPrChange>
        </w:rPr>
        <w:pPrChange w:id="816" w:author="meaghan creed" w:date="2025-09-06T22:27:00Z" w16du:dateUtc="2025-09-07T03:27:00Z">
          <w:pPr/>
        </w:pPrChange>
      </w:pPr>
      <w:ins w:id="817" w:author="meaghan creed" w:date="2025-09-06T22:27:00Z" w16du:dateUtc="2025-09-07T03:27:00Z">
        <w:r w:rsidRPr="00381996">
          <w:rPr>
            <w:sz w:val="20"/>
            <w:szCs w:val="20"/>
            <w:rPrChange w:id="818" w:author="meaghan creed" w:date="2025-09-06T22:27:00Z" w16du:dateUtc="2025-09-07T03:27:00Z">
              <w:rPr/>
            </w:rPrChange>
          </w:rPr>
          <w:t>SNIFED009F.CSV: 321</w:t>
        </w:r>
      </w:ins>
    </w:p>
    <w:p w14:paraId="7A4746FB" w14:textId="77777777" w:rsidR="00381996" w:rsidRPr="00381996" w:rsidRDefault="00381996" w:rsidP="00381996">
      <w:pPr>
        <w:spacing w:after="0" w:line="240" w:lineRule="auto"/>
        <w:rPr>
          <w:ins w:id="819" w:author="meaghan creed" w:date="2025-09-06T22:27:00Z" w16du:dateUtc="2025-09-07T03:27:00Z"/>
          <w:sz w:val="20"/>
          <w:szCs w:val="20"/>
          <w:rPrChange w:id="820" w:author="meaghan creed" w:date="2025-09-06T22:27:00Z" w16du:dateUtc="2025-09-07T03:27:00Z">
            <w:rPr>
              <w:ins w:id="821" w:author="meaghan creed" w:date="2025-09-06T22:27:00Z" w16du:dateUtc="2025-09-07T03:27:00Z"/>
            </w:rPr>
          </w:rPrChange>
        </w:rPr>
        <w:pPrChange w:id="822" w:author="meaghan creed" w:date="2025-09-06T22:27:00Z" w16du:dateUtc="2025-09-07T03:27:00Z">
          <w:pPr/>
        </w:pPrChange>
      </w:pPr>
      <w:ins w:id="823" w:author="meaghan creed" w:date="2025-09-06T22:27:00Z" w16du:dateUtc="2025-09-07T03:27:00Z">
        <w:r w:rsidRPr="00381996">
          <w:rPr>
            <w:sz w:val="20"/>
            <w:szCs w:val="20"/>
            <w:rPrChange w:id="824" w:author="meaghan creed" w:date="2025-09-06T22:27:00Z" w16du:dateUtc="2025-09-07T03:27:00Z">
              <w:rPr/>
            </w:rPrChange>
          </w:rPr>
          <w:t>SNIFED010F.csv: 385</w:t>
        </w:r>
      </w:ins>
    </w:p>
    <w:p w14:paraId="1B7B14E8" w14:textId="77777777" w:rsidR="00381996" w:rsidRPr="00381996" w:rsidRDefault="00381996" w:rsidP="00381996">
      <w:pPr>
        <w:spacing w:after="0" w:line="240" w:lineRule="auto"/>
        <w:rPr>
          <w:ins w:id="825" w:author="meaghan creed" w:date="2025-09-06T22:27:00Z" w16du:dateUtc="2025-09-07T03:27:00Z"/>
          <w:sz w:val="20"/>
          <w:szCs w:val="20"/>
          <w:rPrChange w:id="826" w:author="meaghan creed" w:date="2025-09-06T22:27:00Z" w16du:dateUtc="2025-09-07T03:27:00Z">
            <w:rPr>
              <w:ins w:id="827" w:author="meaghan creed" w:date="2025-09-06T22:27:00Z" w16du:dateUtc="2025-09-07T03:27:00Z"/>
            </w:rPr>
          </w:rPrChange>
        </w:rPr>
        <w:pPrChange w:id="828" w:author="meaghan creed" w:date="2025-09-06T22:27:00Z" w16du:dateUtc="2025-09-07T03:27:00Z">
          <w:pPr/>
        </w:pPrChange>
      </w:pPr>
      <w:ins w:id="829" w:author="meaghan creed" w:date="2025-09-06T22:27:00Z" w16du:dateUtc="2025-09-07T03:27:00Z">
        <w:r w:rsidRPr="00381996">
          <w:rPr>
            <w:sz w:val="20"/>
            <w:szCs w:val="20"/>
            <w:rPrChange w:id="830" w:author="meaghan creed" w:date="2025-09-06T22:27:00Z" w16du:dateUtc="2025-09-07T03:27:00Z">
              <w:rPr/>
            </w:rPrChange>
          </w:rPr>
          <w:t>SNIFED015M.csv: 463</w:t>
        </w:r>
      </w:ins>
    </w:p>
    <w:p w14:paraId="5BDDB65C" w14:textId="77777777" w:rsidR="00381996" w:rsidRPr="00381996" w:rsidRDefault="00381996" w:rsidP="00381996">
      <w:pPr>
        <w:spacing w:after="0" w:line="240" w:lineRule="auto"/>
        <w:rPr>
          <w:ins w:id="831" w:author="meaghan creed" w:date="2025-09-06T22:27:00Z" w16du:dateUtc="2025-09-07T03:27:00Z"/>
          <w:sz w:val="20"/>
          <w:szCs w:val="20"/>
          <w:rPrChange w:id="832" w:author="meaghan creed" w:date="2025-09-06T22:27:00Z" w16du:dateUtc="2025-09-07T03:27:00Z">
            <w:rPr>
              <w:ins w:id="833" w:author="meaghan creed" w:date="2025-09-06T22:27:00Z" w16du:dateUtc="2025-09-07T03:27:00Z"/>
            </w:rPr>
          </w:rPrChange>
        </w:rPr>
        <w:pPrChange w:id="834" w:author="meaghan creed" w:date="2025-09-06T22:27:00Z" w16du:dateUtc="2025-09-07T03:27:00Z">
          <w:pPr/>
        </w:pPrChange>
      </w:pPr>
      <w:ins w:id="835" w:author="meaghan creed" w:date="2025-09-06T22:27:00Z" w16du:dateUtc="2025-09-07T03:27:00Z">
        <w:r w:rsidRPr="00381996">
          <w:rPr>
            <w:sz w:val="20"/>
            <w:szCs w:val="20"/>
            <w:rPrChange w:id="836" w:author="meaghan creed" w:date="2025-09-06T22:27:00Z" w16du:dateUtc="2025-09-07T03:27:00Z">
              <w:rPr/>
            </w:rPrChange>
          </w:rPr>
          <w:t>SNIFED016M.csv: 551</w:t>
        </w:r>
      </w:ins>
    </w:p>
    <w:p w14:paraId="63A9DC75" w14:textId="77777777" w:rsidR="00381996" w:rsidRPr="00381996" w:rsidRDefault="00381996" w:rsidP="00381996">
      <w:pPr>
        <w:spacing w:after="0" w:line="240" w:lineRule="auto"/>
        <w:rPr>
          <w:ins w:id="837" w:author="meaghan creed" w:date="2025-09-06T22:27:00Z" w16du:dateUtc="2025-09-07T03:27:00Z"/>
          <w:sz w:val="20"/>
          <w:szCs w:val="20"/>
          <w:rPrChange w:id="838" w:author="meaghan creed" w:date="2025-09-06T22:27:00Z" w16du:dateUtc="2025-09-07T03:27:00Z">
            <w:rPr>
              <w:ins w:id="839" w:author="meaghan creed" w:date="2025-09-06T22:27:00Z" w16du:dateUtc="2025-09-07T03:27:00Z"/>
            </w:rPr>
          </w:rPrChange>
        </w:rPr>
        <w:pPrChange w:id="840" w:author="meaghan creed" w:date="2025-09-06T22:27:00Z" w16du:dateUtc="2025-09-07T03:27:00Z">
          <w:pPr/>
        </w:pPrChange>
      </w:pPr>
      <w:ins w:id="841" w:author="meaghan creed" w:date="2025-09-06T22:27:00Z" w16du:dateUtc="2025-09-07T03:27:00Z">
        <w:r w:rsidRPr="00381996">
          <w:rPr>
            <w:sz w:val="20"/>
            <w:szCs w:val="20"/>
            <w:rPrChange w:id="842" w:author="meaghan creed" w:date="2025-09-06T22:27:00Z" w16du:dateUtc="2025-09-07T03:27:00Z">
              <w:rPr/>
            </w:rPrChange>
          </w:rPr>
          <w:t>SNIFED018M.CSV: 495</w:t>
        </w:r>
      </w:ins>
    </w:p>
    <w:p w14:paraId="067B6A12" w14:textId="77777777" w:rsidR="00381996" w:rsidRPr="00381996" w:rsidRDefault="00381996" w:rsidP="00381996">
      <w:pPr>
        <w:spacing w:after="0" w:line="240" w:lineRule="auto"/>
        <w:rPr>
          <w:ins w:id="843" w:author="meaghan creed" w:date="2025-09-06T22:27:00Z" w16du:dateUtc="2025-09-07T03:27:00Z"/>
          <w:sz w:val="20"/>
          <w:szCs w:val="20"/>
          <w:rPrChange w:id="844" w:author="meaghan creed" w:date="2025-09-06T22:27:00Z" w16du:dateUtc="2025-09-07T03:27:00Z">
            <w:rPr>
              <w:ins w:id="845" w:author="meaghan creed" w:date="2025-09-06T22:27:00Z" w16du:dateUtc="2025-09-07T03:27:00Z"/>
            </w:rPr>
          </w:rPrChange>
        </w:rPr>
        <w:pPrChange w:id="846" w:author="meaghan creed" w:date="2025-09-06T22:27:00Z" w16du:dateUtc="2025-09-07T03:27:00Z">
          <w:pPr/>
        </w:pPrChange>
      </w:pPr>
      <w:ins w:id="847" w:author="meaghan creed" w:date="2025-09-06T22:27:00Z" w16du:dateUtc="2025-09-07T03:27:00Z">
        <w:r w:rsidRPr="00381996">
          <w:rPr>
            <w:sz w:val="20"/>
            <w:szCs w:val="20"/>
            <w:rPrChange w:id="848" w:author="meaghan creed" w:date="2025-09-06T22:27:00Z" w16du:dateUtc="2025-09-07T03:27:00Z">
              <w:rPr/>
            </w:rPrChange>
          </w:rPr>
          <w:t>SNIFED024M.csv: 677</w:t>
        </w:r>
      </w:ins>
    </w:p>
    <w:p w14:paraId="5A8E25BE" w14:textId="47A0E7CA" w:rsidR="00381996" w:rsidRPr="00381996" w:rsidRDefault="00381996" w:rsidP="00381996">
      <w:pPr>
        <w:spacing w:after="0" w:line="240" w:lineRule="auto"/>
        <w:rPr>
          <w:ins w:id="849" w:author="meaghan creed" w:date="2025-08-03T19:27:00Z" w16du:dateUtc="2025-08-04T00:27:00Z"/>
          <w:sz w:val="20"/>
          <w:szCs w:val="20"/>
          <w:rPrChange w:id="850" w:author="meaghan creed" w:date="2025-09-06T22:27:00Z" w16du:dateUtc="2025-09-07T03:27:00Z">
            <w:rPr>
              <w:ins w:id="851" w:author="meaghan creed" w:date="2025-08-03T19:27:00Z" w16du:dateUtc="2025-08-04T00:27:00Z"/>
            </w:rPr>
          </w:rPrChange>
        </w:rPr>
        <w:pPrChange w:id="852" w:author="meaghan creed" w:date="2025-09-06T22:27:00Z" w16du:dateUtc="2025-09-07T03:27:00Z">
          <w:pPr/>
        </w:pPrChange>
      </w:pPr>
      <w:ins w:id="853" w:author="meaghan creed" w:date="2025-09-06T22:27:00Z" w16du:dateUtc="2025-09-07T03:27:00Z">
        <w:r w:rsidRPr="00381996">
          <w:rPr>
            <w:sz w:val="20"/>
            <w:szCs w:val="20"/>
            <w:rPrChange w:id="854" w:author="meaghan creed" w:date="2025-09-06T22:27:00Z" w16du:dateUtc="2025-09-07T03:27:00Z">
              <w:rPr/>
            </w:rPrChange>
          </w:rPr>
          <w:t>SNIFED025M.CSV: 517</w:t>
        </w:r>
      </w:ins>
    </w:p>
    <w:p w14:paraId="69DD1AB1" w14:textId="77777777" w:rsidR="000358D1" w:rsidRDefault="000358D1" w:rsidP="00551ECA">
      <w:pPr>
        <w:rPr>
          <w:ins w:id="855" w:author="meaghan creed" w:date="2025-08-03T19:27:00Z" w16du:dateUtc="2025-08-04T00:27:00Z"/>
        </w:rPr>
      </w:pPr>
    </w:p>
    <w:p w14:paraId="739E79C1" w14:textId="77777777" w:rsidR="001268A5" w:rsidRDefault="001268A5" w:rsidP="001268A5">
      <w:pPr>
        <w:spacing w:after="0"/>
        <w:rPr>
          <w:ins w:id="856" w:author="meaghan creed" w:date="2025-09-06T22:28:00Z" w16du:dateUtc="2025-09-07T03:28:00Z"/>
        </w:rPr>
        <w:pPrChange w:id="857" w:author="meaghan creed" w:date="2025-09-06T22:28:00Z" w16du:dateUtc="2025-09-07T03:28:00Z">
          <w:pPr/>
        </w:pPrChange>
      </w:pPr>
    </w:p>
    <w:p w14:paraId="21B1D3E8" w14:textId="77777777" w:rsidR="001268A5" w:rsidRDefault="001268A5" w:rsidP="001268A5">
      <w:pPr>
        <w:spacing w:after="0"/>
        <w:rPr>
          <w:ins w:id="858" w:author="meaghan creed" w:date="2025-09-06T22:28:00Z" w16du:dateUtc="2025-09-07T03:28:00Z"/>
        </w:rPr>
        <w:pPrChange w:id="859" w:author="meaghan creed" w:date="2025-09-06T22:28:00Z" w16du:dateUtc="2025-09-07T03:28:00Z">
          <w:pPr/>
        </w:pPrChange>
      </w:pPr>
      <w:ins w:id="860" w:author="meaghan creed" w:date="2025-09-06T22:28:00Z" w16du:dateUtc="2025-09-07T03:28:00Z">
        <w:r>
          <w:t>=== Pellet counts in first 72 hours ===</w:t>
        </w:r>
      </w:ins>
    </w:p>
    <w:p w14:paraId="3E1B293F" w14:textId="77777777" w:rsidR="001268A5" w:rsidRDefault="001268A5" w:rsidP="001268A5">
      <w:pPr>
        <w:spacing w:after="0"/>
        <w:rPr>
          <w:ins w:id="861" w:author="meaghan creed" w:date="2025-09-06T22:28:00Z" w16du:dateUtc="2025-09-07T03:28:00Z"/>
        </w:rPr>
        <w:pPrChange w:id="862" w:author="meaghan creed" w:date="2025-09-06T22:28:00Z" w16du:dateUtc="2025-09-07T03:28:00Z">
          <w:pPr/>
        </w:pPrChange>
      </w:pPr>
      <w:ins w:id="863" w:author="meaghan creed" w:date="2025-09-06T22:28:00Z" w16du:dateUtc="2025-09-07T03:28:00Z">
        <w:r>
          <w:t>SHAM (n=12): mean = 448.250, SEM = 24.419</w:t>
        </w:r>
      </w:ins>
    </w:p>
    <w:p w14:paraId="330A380B" w14:textId="77777777" w:rsidR="001268A5" w:rsidRDefault="001268A5" w:rsidP="001268A5">
      <w:pPr>
        <w:spacing w:after="0"/>
        <w:rPr>
          <w:ins w:id="864" w:author="meaghan creed" w:date="2025-09-06T22:28:00Z" w16du:dateUtc="2025-09-07T03:28:00Z"/>
        </w:rPr>
        <w:pPrChange w:id="865" w:author="meaghan creed" w:date="2025-09-06T22:28:00Z" w16du:dateUtc="2025-09-07T03:28:00Z">
          <w:pPr/>
        </w:pPrChange>
      </w:pPr>
      <w:ins w:id="866" w:author="meaghan creed" w:date="2025-09-06T22:28:00Z" w16du:dateUtc="2025-09-07T03:28:00Z">
        <w:r>
          <w:t>SNI  (n=12): mean = 464.417, SEM = 31.435</w:t>
        </w:r>
      </w:ins>
    </w:p>
    <w:p w14:paraId="2A14D5E3" w14:textId="77777777" w:rsidR="001268A5" w:rsidRDefault="001268A5" w:rsidP="001268A5">
      <w:pPr>
        <w:spacing w:after="0"/>
        <w:rPr>
          <w:ins w:id="867" w:author="meaghan creed" w:date="2025-09-06T22:28:00Z" w16du:dateUtc="2025-09-07T03:28:00Z"/>
        </w:rPr>
        <w:pPrChange w:id="868" w:author="meaghan creed" w:date="2025-09-06T22:28:00Z" w16du:dateUtc="2025-09-07T03:28:00Z">
          <w:pPr/>
        </w:pPrChange>
      </w:pPr>
    </w:p>
    <w:p w14:paraId="7C5E41C6" w14:textId="77777777" w:rsidR="001268A5" w:rsidRDefault="001268A5" w:rsidP="001268A5">
      <w:pPr>
        <w:spacing w:after="0"/>
        <w:rPr>
          <w:ins w:id="869" w:author="meaghan creed" w:date="2025-09-06T22:28:00Z" w16du:dateUtc="2025-09-07T03:28:00Z"/>
        </w:rPr>
        <w:pPrChange w:id="870" w:author="meaghan creed" w:date="2025-09-06T22:28:00Z" w16du:dateUtc="2025-09-07T03:28:00Z">
          <w:pPr/>
        </w:pPrChange>
      </w:pPr>
      <w:ins w:id="871" w:author="meaghan creed" w:date="2025-09-06T22:28:00Z" w16du:dateUtc="2025-09-07T03:28:00Z">
        <w:r>
          <w:t>=== One-way ANOVA (Pingouin) on first 72h pellets ===</w:t>
        </w:r>
      </w:ins>
    </w:p>
    <w:p w14:paraId="470E40BD" w14:textId="77777777" w:rsidR="001268A5" w:rsidRDefault="001268A5" w:rsidP="001268A5">
      <w:pPr>
        <w:spacing w:after="0"/>
        <w:rPr>
          <w:ins w:id="872" w:author="meaghan creed" w:date="2025-09-06T22:28:00Z" w16du:dateUtc="2025-09-07T03:28:00Z"/>
        </w:rPr>
        <w:pPrChange w:id="873" w:author="meaghan creed" w:date="2025-09-06T22:28:00Z" w16du:dateUtc="2025-09-07T03:28:00Z">
          <w:pPr/>
        </w:pPrChange>
      </w:pPr>
      <w:ins w:id="874" w:author="meaghan creed" w:date="2025-09-06T22:28:00Z" w16du:dateUtc="2025-09-07T03:28:00Z">
        <w:r>
          <w:t xml:space="preserve">   Source             SS  DF           MS         F     p-unc       np2</w:t>
        </w:r>
      </w:ins>
    </w:p>
    <w:p w14:paraId="08D67D96" w14:textId="77777777" w:rsidR="001268A5" w:rsidRDefault="001268A5" w:rsidP="001268A5">
      <w:pPr>
        <w:spacing w:after="0"/>
        <w:rPr>
          <w:ins w:id="875" w:author="meaghan creed" w:date="2025-09-06T22:28:00Z" w16du:dateUtc="2025-09-07T03:28:00Z"/>
        </w:rPr>
        <w:pPrChange w:id="876" w:author="meaghan creed" w:date="2025-09-06T22:28:00Z" w16du:dateUtc="2025-09-07T03:28:00Z">
          <w:pPr/>
        </w:pPrChange>
      </w:pPr>
      <w:ins w:id="877" w:author="meaghan creed" w:date="2025-09-06T22:28:00Z" w16du:dateUtc="2025-09-07T03:28:00Z">
        <w:r>
          <w:t>0   Group    1568.166667   1  1568.166667  0.164949  0.688564  0.007442</w:t>
        </w:r>
      </w:ins>
    </w:p>
    <w:p w14:paraId="356256DB" w14:textId="279C9EB0" w:rsidR="000358D1" w:rsidRDefault="001268A5" w:rsidP="001268A5">
      <w:pPr>
        <w:spacing w:after="0"/>
        <w:rPr>
          <w:ins w:id="878" w:author="meaghan creed" w:date="2025-09-06T23:11:00Z" w16du:dateUtc="2025-09-07T04:11:00Z"/>
        </w:rPr>
      </w:pPr>
      <w:ins w:id="879" w:author="meaghan creed" w:date="2025-09-06T22:28:00Z" w16du:dateUtc="2025-09-07T03:28:00Z">
        <w:r>
          <w:t>1  Within  209153.166667  22  9506.962121       NaN       NaN       NaN</w:t>
        </w:r>
      </w:ins>
    </w:p>
    <w:p w14:paraId="0C76C08D" w14:textId="77777777" w:rsidR="00256C8B" w:rsidRDefault="00256C8B" w:rsidP="001268A5">
      <w:pPr>
        <w:spacing w:after="0"/>
        <w:rPr>
          <w:ins w:id="880" w:author="meaghan creed" w:date="2025-09-06T23:11:00Z" w16du:dateUtc="2025-09-07T04:11:00Z"/>
        </w:rPr>
      </w:pPr>
    </w:p>
    <w:p w14:paraId="1ECA2A10" w14:textId="53FAC0E3" w:rsidR="00256C8B" w:rsidRDefault="00256C8B" w:rsidP="001268A5">
      <w:pPr>
        <w:spacing w:after="0"/>
        <w:rPr>
          <w:ins w:id="881" w:author="meaghan creed" w:date="2025-09-06T23:11:00Z" w16du:dateUtc="2025-09-07T04:11:00Z"/>
        </w:rPr>
      </w:pPr>
      <w:ins w:id="882" w:author="meaghan creed" w:date="2025-09-06T23:11:00Z" w16du:dateUtc="2025-09-07T04:11:00Z">
        <w:r>
          <w:t>80:20 Logistic regression Rewards:</w:t>
        </w:r>
        <w:r>
          <w:br/>
        </w:r>
        <w:r w:rsidRPr="00256C8B">
          <w:drawing>
            <wp:inline distT="0" distB="0" distL="0" distR="0" wp14:anchorId="55C6A98B" wp14:editId="4F49B4D1">
              <wp:extent cx="6858000" cy="1886585"/>
              <wp:effectExtent l="0" t="0" r="0" b="0"/>
              <wp:docPr id="2001126906"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26906" name="Picture 1" descr="A screenshot of a black background with white text&#10;&#10;AI-generated content may be incorrect."/>
                      <pic:cNvPicPr/>
                    </pic:nvPicPr>
                    <pic:blipFill>
                      <a:blip r:embed="rId14"/>
                      <a:stretch>
                        <a:fillRect/>
                      </a:stretch>
                    </pic:blipFill>
                    <pic:spPr>
                      <a:xfrm>
                        <a:off x="0" y="0"/>
                        <a:ext cx="6858000" cy="1886585"/>
                      </a:xfrm>
                      <a:prstGeom prst="rect">
                        <a:avLst/>
                      </a:prstGeom>
                    </pic:spPr>
                  </pic:pic>
                </a:graphicData>
              </a:graphic>
            </wp:inline>
          </w:drawing>
        </w:r>
      </w:ins>
    </w:p>
    <w:p w14:paraId="2F67D201" w14:textId="475686CF" w:rsidR="00256C8B" w:rsidRDefault="00E9297A" w:rsidP="001268A5">
      <w:pPr>
        <w:spacing w:after="0"/>
        <w:rPr>
          <w:ins w:id="883" w:author="meaghan creed" w:date="2025-09-07T09:26:00Z" w16du:dateUtc="2025-09-07T14:26:00Z"/>
        </w:rPr>
      </w:pPr>
      <w:ins w:id="884" w:author="meaghan creed" w:date="2025-09-06T23:13:00Z" w16du:dateUtc="2025-09-07T04:13:00Z">
        <w:r>
          <w:lastRenderedPageBreak/>
          <w:t xml:space="preserve"> 80:20 Log</w:t>
        </w:r>
      </w:ins>
      <w:ins w:id="885" w:author="meaghan creed" w:date="2025-09-06T23:14:00Z" w16du:dateUtc="2025-09-07T04:14:00Z">
        <w:r>
          <w:t>istic regression Unrewards:</w:t>
        </w:r>
        <w:r>
          <w:br/>
        </w:r>
        <w:r w:rsidRPr="00E9297A">
          <w:drawing>
            <wp:inline distT="0" distB="0" distL="0" distR="0" wp14:anchorId="5D7E84A5" wp14:editId="434D9FE8">
              <wp:extent cx="6858000" cy="1939290"/>
              <wp:effectExtent l="0" t="0" r="0" b="3810"/>
              <wp:docPr id="18672308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0876" name="Picture 1" descr="A black background with white text&#10;&#10;AI-generated content may be incorrect."/>
                      <pic:cNvPicPr/>
                    </pic:nvPicPr>
                    <pic:blipFill>
                      <a:blip r:embed="rId15"/>
                      <a:stretch>
                        <a:fillRect/>
                      </a:stretch>
                    </pic:blipFill>
                    <pic:spPr>
                      <a:xfrm>
                        <a:off x="0" y="0"/>
                        <a:ext cx="6858000" cy="1939290"/>
                      </a:xfrm>
                      <a:prstGeom prst="rect">
                        <a:avLst/>
                      </a:prstGeom>
                    </pic:spPr>
                  </pic:pic>
                </a:graphicData>
              </a:graphic>
            </wp:inline>
          </w:drawing>
        </w:r>
      </w:ins>
    </w:p>
    <w:p w14:paraId="15993752" w14:textId="77777777" w:rsidR="009206B8" w:rsidRDefault="009206B8" w:rsidP="001268A5">
      <w:pPr>
        <w:spacing w:after="0"/>
        <w:rPr>
          <w:ins w:id="886" w:author="meaghan creed" w:date="2025-09-07T09:26:00Z" w16du:dateUtc="2025-09-07T14:26:00Z"/>
        </w:rPr>
      </w:pPr>
    </w:p>
    <w:p w14:paraId="39166044" w14:textId="60B43DCC" w:rsidR="009206B8" w:rsidRDefault="009206B8" w:rsidP="001268A5">
      <w:pPr>
        <w:spacing w:after="0"/>
        <w:rPr>
          <w:ins w:id="887" w:author="meaghan creed" w:date="2025-09-07T09:26:00Z" w16du:dateUtc="2025-09-07T14:26:00Z"/>
        </w:rPr>
      </w:pPr>
      <w:ins w:id="888" w:author="meaghan creed" w:date="2025-09-07T09:26:00Z" w16du:dateUtc="2025-09-07T14:26:00Z">
        <w:r>
          <w:t>Tricky Bandit Rewards:</w:t>
        </w:r>
      </w:ins>
    </w:p>
    <w:p w14:paraId="0B17666E" w14:textId="1F9E5126" w:rsidR="009206B8" w:rsidRDefault="00B10754" w:rsidP="001268A5">
      <w:pPr>
        <w:spacing w:after="0"/>
        <w:rPr>
          <w:ins w:id="889" w:author="meaghan creed" w:date="2025-09-07T09:26:00Z" w16du:dateUtc="2025-09-07T14:26:00Z"/>
        </w:rPr>
      </w:pPr>
      <w:ins w:id="890" w:author="meaghan creed" w:date="2025-09-07T09:28:00Z" w16du:dateUtc="2025-09-07T14:28:00Z">
        <w:r w:rsidRPr="00B10754">
          <w:drawing>
            <wp:inline distT="0" distB="0" distL="0" distR="0" wp14:anchorId="179BE192" wp14:editId="0D5192C2">
              <wp:extent cx="6858000" cy="1956435"/>
              <wp:effectExtent l="0" t="0" r="0" b="5715"/>
              <wp:docPr id="143349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95603" name=""/>
                      <pic:cNvPicPr/>
                    </pic:nvPicPr>
                    <pic:blipFill>
                      <a:blip r:embed="rId16"/>
                      <a:stretch>
                        <a:fillRect/>
                      </a:stretch>
                    </pic:blipFill>
                    <pic:spPr>
                      <a:xfrm>
                        <a:off x="0" y="0"/>
                        <a:ext cx="6858000" cy="1956435"/>
                      </a:xfrm>
                      <a:prstGeom prst="rect">
                        <a:avLst/>
                      </a:prstGeom>
                    </pic:spPr>
                  </pic:pic>
                </a:graphicData>
              </a:graphic>
            </wp:inline>
          </w:drawing>
        </w:r>
      </w:ins>
    </w:p>
    <w:p w14:paraId="3558B797" w14:textId="77777777" w:rsidR="009206B8" w:rsidRDefault="009206B8" w:rsidP="001268A5">
      <w:pPr>
        <w:spacing w:after="0"/>
        <w:rPr>
          <w:ins w:id="891" w:author="meaghan creed" w:date="2025-09-07T09:26:00Z" w16du:dateUtc="2025-09-07T14:26:00Z"/>
        </w:rPr>
      </w:pPr>
    </w:p>
    <w:p w14:paraId="358B5AFF" w14:textId="17C0E2FE" w:rsidR="009206B8" w:rsidRDefault="009206B8" w:rsidP="001268A5">
      <w:pPr>
        <w:spacing w:after="0"/>
        <w:pPrChange w:id="892" w:author="meaghan creed" w:date="2025-09-06T22:28:00Z" w16du:dateUtc="2025-09-07T03:28:00Z">
          <w:pPr/>
        </w:pPrChange>
      </w:pPr>
      <w:ins w:id="893" w:author="meaghan creed" w:date="2025-09-07T09:26:00Z" w16du:dateUtc="2025-09-07T14:26:00Z">
        <w:r>
          <w:t>Tricky Bandit Unrewarded:</w:t>
        </w:r>
        <w:r>
          <w:br/>
        </w:r>
        <w:r w:rsidRPr="009206B8">
          <w:drawing>
            <wp:inline distT="0" distB="0" distL="0" distR="0" wp14:anchorId="5DD0E1B8" wp14:editId="7590A3A5">
              <wp:extent cx="6858000" cy="1990090"/>
              <wp:effectExtent l="0" t="0" r="0" b="0"/>
              <wp:docPr id="5671816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81624" name="Picture 1" descr="A black background with white text&#10;&#10;AI-generated content may be incorrect."/>
                      <pic:cNvPicPr/>
                    </pic:nvPicPr>
                    <pic:blipFill>
                      <a:blip r:embed="rId17"/>
                      <a:stretch>
                        <a:fillRect/>
                      </a:stretch>
                    </pic:blipFill>
                    <pic:spPr>
                      <a:xfrm>
                        <a:off x="0" y="0"/>
                        <a:ext cx="6858000" cy="1990090"/>
                      </a:xfrm>
                      <a:prstGeom prst="rect">
                        <a:avLst/>
                      </a:prstGeom>
                    </pic:spPr>
                  </pic:pic>
                </a:graphicData>
              </a:graphic>
            </wp:inline>
          </w:drawing>
        </w:r>
      </w:ins>
    </w:p>
    <w:sectPr w:rsidR="009206B8" w:rsidSect="008947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aghan creed">
    <w15:presenceInfo w15:providerId="Windows Live" w15:userId="bc9f72398b4c91bc"/>
  </w15:person>
  <w15:person w15:author="Graham, Robert">
    <w15:presenceInfo w15:providerId="AD" w15:userId="S::rdgraham@umich.edu::a431deaf-deb9-4c6f-82f9-ab043aaed4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88"/>
    <w:rsid w:val="00006BB1"/>
    <w:rsid w:val="000358D1"/>
    <w:rsid w:val="0007477C"/>
    <w:rsid w:val="000F6476"/>
    <w:rsid w:val="00104034"/>
    <w:rsid w:val="001268A5"/>
    <w:rsid w:val="00152DB5"/>
    <w:rsid w:val="00160E0F"/>
    <w:rsid w:val="00185B4E"/>
    <w:rsid w:val="001A35D3"/>
    <w:rsid w:val="001B6793"/>
    <w:rsid w:val="0022176C"/>
    <w:rsid w:val="00235262"/>
    <w:rsid w:val="00256C8B"/>
    <w:rsid w:val="0026779D"/>
    <w:rsid w:val="0035623E"/>
    <w:rsid w:val="00381996"/>
    <w:rsid w:val="003A39A2"/>
    <w:rsid w:val="003E1B2B"/>
    <w:rsid w:val="003E1C83"/>
    <w:rsid w:val="0043346B"/>
    <w:rsid w:val="0046797B"/>
    <w:rsid w:val="00470CF5"/>
    <w:rsid w:val="004712BE"/>
    <w:rsid w:val="00477E34"/>
    <w:rsid w:val="004E298F"/>
    <w:rsid w:val="00512231"/>
    <w:rsid w:val="00516172"/>
    <w:rsid w:val="0052103E"/>
    <w:rsid w:val="00551ECA"/>
    <w:rsid w:val="00567594"/>
    <w:rsid w:val="005A2896"/>
    <w:rsid w:val="005D226E"/>
    <w:rsid w:val="005D2D47"/>
    <w:rsid w:val="005D6C76"/>
    <w:rsid w:val="005E338B"/>
    <w:rsid w:val="006628D6"/>
    <w:rsid w:val="006C240B"/>
    <w:rsid w:val="007960D9"/>
    <w:rsid w:val="007A130B"/>
    <w:rsid w:val="007C158D"/>
    <w:rsid w:val="00805BBC"/>
    <w:rsid w:val="00817B81"/>
    <w:rsid w:val="00847E29"/>
    <w:rsid w:val="00894788"/>
    <w:rsid w:val="009206B8"/>
    <w:rsid w:val="0092118B"/>
    <w:rsid w:val="009564E5"/>
    <w:rsid w:val="009A5804"/>
    <w:rsid w:val="009A6DF0"/>
    <w:rsid w:val="009E6BBD"/>
    <w:rsid w:val="00A5150C"/>
    <w:rsid w:val="00A9345B"/>
    <w:rsid w:val="00AB5798"/>
    <w:rsid w:val="00AD74C4"/>
    <w:rsid w:val="00AE1487"/>
    <w:rsid w:val="00AF65C0"/>
    <w:rsid w:val="00B10754"/>
    <w:rsid w:val="00B157C4"/>
    <w:rsid w:val="00B31392"/>
    <w:rsid w:val="00B56842"/>
    <w:rsid w:val="00B615F0"/>
    <w:rsid w:val="00BD50A4"/>
    <w:rsid w:val="00C0125F"/>
    <w:rsid w:val="00C2642F"/>
    <w:rsid w:val="00CB67ED"/>
    <w:rsid w:val="00CD3268"/>
    <w:rsid w:val="00CF66CC"/>
    <w:rsid w:val="00D15032"/>
    <w:rsid w:val="00D26F76"/>
    <w:rsid w:val="00D345B6"/>
    <w:rsid w:val="00D8474A"/>
    <w:rsid w:val="00D95CA0"/>
    <w:rsid w:val="00D96820"/>
    <w:rsid w:val="00DB72DF"/>
    <w:rsid w:val="00DD0ED1"/>
    <w:rsid w:val="00E216E8"/>
    <w:rsid w:val="00E7405F"/>
    <w:rsid w:val="00E87682"/>
    <w:rsid w:val="00E877C2"/>
    <w:rsid w:val="00E9297A"/>
    <w:rsid w:val="00ED2CEC"/>
    <w:rsid w:val="00ED39EE"/>
    <w:rsid w:val="00EF3043"/>
    <w:rsid w:val="00F475A3"/>
    <w:rsid w:val="00FC5E79"/>
    <w:rsid w:val="00FE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2688"/>
  <w15:chartTrackingRefBased/>
  <w15:docId w15:val="{DB64B7C2-164A-FE46-ACD0-E331C8150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788"/>
    <w:rPr>
      <w:rFonts w:eastAsiaTheme="majorEastAsia" w:cstheme="majorBidi"/>
      <w:color w:val="272727" w:themeColor="text1" w:themeTint="D8"/>
    </w:rPr>
  </w:style>
  <w:style w:type="paragraph" w:styleId="Title">
    <w:name w:val="Title"/>
    <w:basedOn w:val="Normal"/>
    <w:next w:val="Normal"/>
    <w:link w:val="TitleChar"/>
    <w:uiPriority w:val="10"/>
    <w:qFormat/>
    <w:rsid w:val="0089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788"/>
    <w:pPr>
      <w:spacing w:before="160"/>
      <w:jc w:val="center"/>
    </w:pPr>
    <w:rPr>
      <w:i/>
      <w:iCs/>
      <w:color w:val="404040" w:themeColor="text1" w:themeTint="BF"/>
    </w:rPr>
  </w:style>
  <w:style w:type="character" w:customStyle="1" w:styleId="QuoteChar">
    <w:name w:val="Quote Char"/>
    <w:basedOn w:val="DefaultParagraphFont"/>
    <w:link w:val="Quote"/>
    <w:uiPriority w:val="29"/>
    <w:rsid w:val="00894788"/>
    <w:rPr>
      <w:i/>
      <w:iCs/>
      <w:color w:val="404040" w:themeColor="text1" w:themeTint="BF"/>
    </w:rPr>
  </w:style>
  <w:style w:type="paragraph" w:styleId="ListParagraph">
    <w:name w:val="List Paragraph"/>
    <w:basedOn w:val="Normal"/>
    <w:uiPriority w:val="34"/>
    <w:qFormat/>
    <w:rsid w:val="00894788"/>
    <w:pPr>
      <w:ind w:left="720"/>
      <w:contextualSpacing/>
    </w:pPr>
  </w:style>
  <w:style w:type="character" w:styleId="IntenseEmphasis">
    <w:name w:val="Intense Emphasis"/>
    <w:basedOn w:val="DefaultParagraphFont"/>
    <w:uiPriority w:val="21"/>
    <w:qFormat/>
    <w:rsid w:val="00894788"/>
    <w:rPr>
      <w:i/>
      <w:iCs/>
      <w:color w:val="0F4761" w:themeColor="accent1" w:themeShade="BF"/>
    </w:rPr>
  </w:style>
  <w:style w:type="paragraph" w:styleId="IntenseQuote">
    <w:name w:val="Intense Quote"/>
    <w:basedOn w:val="Normal"/>
    <w:next w:val="Normal"/>
    <w:link w:val="IntenseQuoteChar"/>
    <w:uiPriority w:val="30"/>
    <w:qFormat/>
    <w:rsid w:val="00894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788"/>
    <w:rPr>
      <w:i/>
      <w:iCs/>
      <w:color w:val="0F4761" w:themeColor="accent1" w:themeShade="BF"/>
    </w:rPr>
  </w:style>
  <w:style w:type="character" w:styleId="IntenseReference">
    <w:name w:val="Intense Reference"/>
    <w:basedOn w:val="DefaultParagraphFont"/>
    <w:uiPriority w:val="32"/>
    <w:qFormat/>
    <w:rsid w:val="00894788"/>
    <w:rPr>
      <w:b/>
      <w:bCs/>
      <w:smallCaps/>
      <w:color w:val="0F4761" w:themeColor="accent1" w:themeShade="BF"/>
      <w:spacing w:val="5"/>
    </w:rPr>
  </w:style>
  <w:style w:type="paragraph" w:styleId="Revision">
    <w:name w:val="Revision"/>
    <w:hidden/>
    <w:uiPriority w:val="99"/>
    <w:semiHidden/>
    <w:rsid w:val="00894788"/>
    <w:pPr>
      <w:spacing w:after="0" w:line="240" w:lineRule="auto"/>
    </w:pPr>
  </w:style>
  <w:style w:type="character" w:styleId="Hyperlink">
    <w:name w:val="Hyperlink"/>
    <w:basedOn w:val="DefaultParagraphFont"/>
    <w:uiPriority w:val="99"/>
    <w:unhideWhenUsed/>
    <w:rsid w:val="00C0125F"/>
    <w:rPr>
      <w:color w:val="467886" w:themeColor="hyperlink"/>
      <w:u w:val="single"/>
    </w:rPr>
  </w:style>
  <w:style w:type="character" w:styleId="UnresolvedMention">
    <w:name w:val="Unresolved Mention"/>
    <w:basedOn w:val="DefaultParagraphFont"/>
    <w:uiPriority w:val="99"/>
    <w:semiHidden/>
    <w:unhideWhenUsed/>
    <w:rsid w:val="00C01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86571">
      <w:bodyDiv w:val="1"/>
      <w:marLeft w:val="0"/>
      <w:marRight w:val="0"/>
      <w:marTop w:val="0"/>
      <w:marBottom w:val="0"/>
      <w:divBdr>
        <w:top w:val="none" w:sz="0" w:space="0" w:color="auto"/>
        <w:left w:val="none" w:sz="0" w:space="0" w:color="auto"/>
        <w:bottom w:val="none" w:sz="0" w:space="0" w:color="auto"/>
        <w:right w:val="none" w:sz="0" w:space="0" w:color="auto"/>
      </w:divBdr>
    </w:div>
    <w:div w:id="206264073">
      <w:bodyDiv w:val="1"/>
      <w:marLeft w:val="0"/>
      <w:marRight w:val="0"/>
      <w:marTop w:val="0"/>
      <w:marBottom w:val="0"/>
      <w:divBdr>
        <w:top w:val="none" w:sz="0" w:space="0" w:color="auto"/>
        <w:left w:val="none" w:sz="0" w:space="0" w:color="auto"/>
        <w:bottom w:val="none" w:sz="0" w:space="0" w:color="auto"/>
        <w:right w:val="none" w:sz="0" w:space="0" w:color="auto"/>
      </w:divBdr>
    </w:div>
    <w:div w:id="1291787219">
      <w:bodyDiv w:val="1"/>
      <w:marLeft w:val="0"/>
      <w:marRight w:val="0"/>
      <w:marTop w:val="0"/>
      <w:marBottom w:val="0"/>
      <w:divBdr>
        <w:top w:val="none" w:sz="0" w:space="0" w:color="auto"/>
        <w:left w:val="none" w:sz="0" w:space="0" w:color="auto"/>
        <w:bottom w:val="none" w:sz="0" w:space="0" w:color="auto"/>
        <w:right w:val="none" w:sz="0" w:space="0" w:color="auto"/>
      </w:divBdr>
    </w:div>
    <w:div w:id="201144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microsoft.com/office/2011/relationships/people" Target="peop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8443</TotalTime>
  <Pages>12</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Robert</dc:creator>
  <cp:keywords/>
  <dc:description/>
  <cp:lastModifiedBy>meaghan creed</cp:lastModifiedBy>
  <cp:revision>59</cp:revision>
  <dcterms:created xsi:type="dcterms:W3CDTF">2025-08-01T04:24:00Z</dcterms:created>
  <dcterms:modified xsi:type="dcterms:W3CDTF">2025-09-07T14:28:00Z</dcterms:modified>
</cp:coreProperties>
</file>